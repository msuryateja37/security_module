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6AEE" w14:textId="77777777" w:rsidR="006F0126" w:rsidRDefault="00261648" w:rsidP="00261648">
      <w:pPr>
        <w:pStyle w:val="BodyText"/>
        <w:tabs>
          <w:tab w:val="left" w:pos="2295"/>
        </w:tabs>
        <w:spacing w:before="3"/>
        <w:rPr>
          <w:sz w:val="52"/>
          <w:szCs w:val="52"/>
        </w:rPr>
      </w:pPr>
      <w:r>
        <w:rPr>
          <w:noProof/>
          <w:sz w:val="52"/>
          <w:szCs w:val="52"/>
        </w:rPr>
        <mc:AlternateContent>
          <mc:Choice Requires="wpg">
            <w:drawing>
              <wp:anchor distT="0" distB="0" distL="114300" distR="114300" simplePos="0" relativeHeight="251658240" behindDoc="0" locked="0" layoutInCell="1" allowOverlap="1" wp14:anchorId="6A184CD0" wp14:editId="4147BCD3">
                <wp:simplePos x="0" y="0"/>
                <wp:positionH relativeFrom="page">
                  <wp:align>center</wp:align>
                </wp:positionH>
                <wp:positionV relativeFrom="page">
                  <wp:posOffset>523240</wp:posOffset>
                </wp:positionV>
                <wp:extent cx="6563360" cy="915035"/>
                <wp:effectExtent l="0" t="0" r="8890" b="0"/>
                <wp:wrapTopAndBottom/>
                <wp:docPr id="156942214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3360" cy="915035"/>
                          <a:chOff x="20" y="660"/>
                          <a:chExt cx="10336" cy="1441"/>
                        </a:xfrm>
                      </wpg:grpSpPr>
                      <pic:pic xmlns:pic="http://schemas.openxmlformats.org/drawingml/2006/picture">
                        <pic:nvPicPr>
                          <pic:cNvPr id="1524789082"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8938" y="660"/>
                            <a:ext cx="1418"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59947077"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17297" b="16898"/>
                          <a:stretch>
                            <a:fillRect/>
                          </a:stretch>
                        </pic:blipFill>
                        <pic:spPr bwMode="auto">
                          <a:xfrm>
                            <a:off x="20" y="681"/>
                            <a:ext cx="4580" cy="1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D5C2AB" id="Group 2" o:spid="_x0000_s1026" style="position:absolute;margin-left:0;margin-top:41.2pt;width:516.8pt;height:72.05pt;z-index:251658240;mso-position-horizontal:center;mso-position-horizontal-relative:page;mso-position-vertical-relative:page" coordorigin="20,660" coordsize="10336,14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Df4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QY9xdxdddCddbk7V7V3JR7W2Xta&#10;jNVkcjVG7yOfTDS0sK3kqq2qkIjggjDSSyMFUf0JuYOYLTle0kvr6RYoYl1MzfsAAGWZjhVFSxIA&#10;HRrsuy3PMNylnZoZJZDRVH8yTwCgZJOAMnpZ7az1Hurbm39z4+OphoNx4Skz1DDWBVmSGsgjqIll&#10;VHkRZVSQBgrsoa4DMOSY2twt5Ekq1AdFcA8aMAwrQnOfXpDc25tZHiahKMyGnCqkg0rTGOnv2o6Y&#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&#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03/AOfL&#10;/wBlt4X/AMQTgf8A3Z573zx+9N/yssf/ADwwf9XbjrNv7vP/ACQX/wCeuX/q3D1Sv7xt6nXr3v3X&#10;ut07+R9/2QXtn/xJG5P/AHLT30k+7V/yqkP/ADXuf+rp6wV9+v8AlYpP+aMH/HOrevc+dQz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ab/8+X/stvC/+IJwP/uzz3vnj96b/lZY/wDnhg/6u3HWbf3e&#10;f+SC/wDz1y/9W4eqV/eNvU69e9+691unfyPv+yC9s/8AiSNyf+5ae+kn3av+VUh/5r3P/V09YK+/&#10;X/KxSf8ANGD/AI51b17nzqGe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ab/8APl/7Lbwv/iCcD/7s89754/em/wCVlj/5&#10;4YP+rtx1m393n/kgv/z1y/8AVuHqlf3jb1OvXvfuvdbp38j7/sgvbP8A4kjcn/uWnvpJ92r/AJVS&#10;H/mvc/8AV09YK+/X/KxSf80YP+OdW9e586hn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ab/8&#10;+X/stvC/+IJwP/uzz3vnj96b/lZY/wDnhg/6u3HWbf3ef+SC/wDz1y/9W4eqV/eNvU69e9+691un&#10;fyPv+yC9s/8AiSNyf+5ae+kn3av+VUh/5r3P/V09YK+/X/KxSf8ANGD/AI51b17nzqGe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03/AOfL/wBlt4X/AMQTgf8A3Z573zx+9N/yssf/ADwwf9XbjrNv7vP/ACQX/wCeuX/q3D1Sv7xt&#10;6nXr3v3Xut07+R9/2QXtn/xJG5P/AHLT30k+7V/yqkP/ADXuf+rp6wV9+v8AlYpP+aMH/HOrevc+&#10;dQz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ab/wDPl/7L&#10;bwv/AIgnA/8Auzz3vnj96b/lZY/+eGD/AKu3HWbf3ef+SC//AD1y/wDVuHqlf3jb1OvXvfuvdbp3&#10;8j7/ALIL2z/4kjcn/uWnvpJ92r/lVIf+a9z/ANXT1gr79f8AKxSf80YP+OdW9e586hn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RW/4XC/8yT/AJfn/iU9+f8Aup257917rUC/kef9vev5dX/i1m1P&#10;/c9Pfuvdfam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RW/4XC/8yT/l+f8AiU9+f+6nbnv3XutQL+R5/wBvev5dX/i1m1P/AHPT&#10;37r3X2p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a2v/CjP+Tv8mf5vPXfxd2l8bN89FbIyXSW9Ny7j3VP3jk9wY2CogzNDiaalTHt&#10;gdsblklljkoZDKJkgVVKFGclgvuvdUQ/y5f+Em/8xb4hfOz4pfJ7sruj4VZvYPRfdmE7I3biNj7j&#10;31U5ioocbUrNPFjqev64xlFNVuotGs1VTxk/qlUc+/de6+hR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938;top:660;width:1418;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">
                  <v:imagedata r:id="rId9" o:title=""/>
                </v:shape>
                <v:shape id="Picture 4" o:spid="_x0000_s1028" type="#_x0000_t75" style="position:absolute;left:20;top:681;width:4580;height:1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">
                  <v:imagedata r:id="rId10" o:title="" croptop="11336f" cropbottom="11074f"/>
                </v:shape>
                <w10:wrap type="topAndBottom" anchorx="page" anchory="page"/>
              </v:group>
            </w:pict>
          </mc:Fallback>
        </mc:AlternateContent>
      </w:r>
      <w:r>
        <w:rPr>
          <w:sz w:val="52"/>
          <w:szCs w:val="52"/>
        </w:rPr>
        <w:tab/>
      </w:r>
    </w:p>
    <w:p w14:paraId="3AC80540" w14:textId="77777777" w:rsidR="006F0126" w:rsidRDefault="006F0126" w:rsidP="00484922">
      <w:pPr>
        <w:pStyle w:val="BodyText"/>
        <w:spacing w:before="3"/>
        <w:jc w:val="center"/>
        <w:rPr>
          <w:sz w:val="52"/>
          <w:szCs w:val="52"/>
        </w:rPr>
      </w:pPr>
    </w:p>
    <w:p w14:paraId="267E4B75" w14:textId="77777777" w:rsidR="006F0126" w:rsidRDefault="006F0126" w:rsidP="00484922">
      <w:pPr>
        <w:pStyle w:val="BodyText"/>
        <w:spacing w:before="3"/>
        <w:jc w:val="center"/>
        <w:rPr>
          <w:sz w:val="52"/>
          <w:szCs w:val="52"/>
        </w:rPr>
      </w:pPr>
    </w:p>
    <w:p w14:paraId="56218DDC" w14:textId="4E909FBC" w:rsidR="00A62740" w:rsidRPr="0070696D" w:rsidRDefault="00484922" w:rsidP="00484922">
      <w:pPr>
        <w:pStyle w:val="BodyText"/>
        <w:spacing w:before="3"/>
        <w:jc w:val="center"/>
        <w:rPr>
          <w:b/>
          <w:bCs/>
          <w:sz w:val="48"/>
          <w:szCs w:val="48"/>
        </w:rPr>
      </w:pPr>
      <w:r w:rsidRPr="0070696D">
        <w:rPr>
          <w:b/>
          <w:bCs/>
          <w:sz w:val="48"/>
          <w:szCs w:val="48"/>
        </w:rPr>
        <w:t>DEPARTMENT OF LAND REFORM AND RURAL DEVELOPMENT</w:t>
      </w:r>
      <w:r w:rsidR="006A6277">
        <w:rPr>
          <w:b/>
          <w:bCs/>
          <w:sz w:val="48"/>
          <w:szCs w:val="48"/>
        </w:rPr>
        <w:t xml:space="preserve"> (DLRRD)</w:t>
      </w:r>
    </w:p>
    <w:p w14:paraId="604C2043" w14:textId="77777777" w:rsidR="00484922" w:rsidRPr="0070696D" w:rsidRDefault="00484922" w:rsidP="00484922">
      <w:pPr>
        <w:pStyle w:val="BodyText"/>
        <w:ind w:left="684"/>
        <w:jc w:val="center"/>
        <w:rPr>
          <w:b/>
          <w:sz w:val="72"/>
          <w:szCs w:val="72"/>
        </w:rPr>
      </w:pPr>
    </w:p>
    <w:p w14:paraId="637EA765" w14:textId="77777777" w:rsidR="00484922" w:rsidRPr="0070696D" w:rsidRDefault="00484922" w:rsidP="00484922">
      <w:pPr>
        <w:jc w:val="center"/>
        <w:rPr>
          <w:sz w:val="44"/>
          <w:szCs w:val="44"/>
        </w:rPr>
      </w:pPr>
    </w:p>
    <w:p w14:paraId="0CE8AD9A" w14:textId="77777777" w:rsidR="00484922" w:rsidRPr="0070696D" w:rsidRDefault="00484922" w:rsidP="00484922">
      <w:pPr>
        <w:jc w:val="center"/>
        <w:rPr>
          <w:b/>
          <w:bCs/>
          <w:sz w:val="52"/>
          <w:szCs w:val="52"/>
        </w:rPr>
      </w:pPr>
      <w:r w:rsidRPr="0070696D">
        <w:rPr>
          <w:b/>
          <w:bCs/>
          <w:sz w:val="52"/>
          <w:szCs w:val="52"/>
        </w:rPr>
        <w:t>SECURITY POLICY</w:t>
      </w:r>
    </w:p>
    <w:p w14:paraId="5558B39A" w14:textId="77777777" w:rsidR="00891A23" w:rsidRPr="0070696D" w:rsidRDefault="00891A23" w:rsidP="00484922">
      <w:pPr>
        <w:jc w:val="center"/>
        <w:rPr>
          <w:b/>
          <w:bCs/>
          <w:sz w:val="52"/>
          <w:szCs w:val="52"/>
        </w:rPr>
      </w:pPr>
    </w:p>
    <w:p w14:paraId="46EEFFCC" w14:textId="77777777" w:rsidR="00891A23" w:rsidRPr="0070696D" w:rsidRDefault="00891A23" w:rsidP="00484922">
      <w:pPr>
        <w:jc w:val="center"/>
        <w:rPr>
          <w:b/>
          <w:bCs/>
          <w:sz w:val="52"/>
          <w:szCs w:val="52"/>
        </w:rPr>
      </w:pPr>
    </w:p>
    <w:p w14:paraId="59D821AE" w14:textId="77777777" w:rsidR="00891A23" w:rsidRPr="0070696D" w:rsidRDefault="00891A23" w:rsidP="00484922">
      <w:pPr>
        <w:jc w:val="center"/>
        <w:rPr>
          <w:b/>
          <w:bCs/>
          <w:sz w:val="52"/>
          <w:szCs w:val="52"/>
        </w:rPr>
      </w:pPr>
    </w:p>
    <w:p w14:paraId="5390F19E" w14:textId="77777777" w:rsidR="00891A23" w:rsidRPr="0070696D" w:rsidRDefault="00891A23" w:rsidP="00484922">
      <w:pPr>
        <w:jc w:val="center"/>
        <w:rPr>
          <w:b/>
          <w:bCs/>
          <w:sz w:val="52"/>
          <w:szCs w:val="52"/>
        </w:rPr>
      </w:pPr>
    </w:p>
    <w:p w14:paraId="7A921954" w14:textId="77777777" w:rsidR="00891A23" w:rsidRPr="0070696D" w:rsidRDefault="00891A23" w:rsidP="00891A23">
      <w:pPr>
        <w:rPr>
          <w:b/>
          <w:bCs/>
        </w:rPr>
      </w:pPr>
      <w:r w:rsidRPr="0070696D">
        <w:rPr>
          <w:b/>
          <w:bCs/>
        </w:rPr>
        <w:t xml:space="preserve">File number: </w:t>
      </w:r>
    </w:p>
    <w:p w14:paraId="51E2B109" w14:textId="77777777" w:rsidR="00891A23" w:rsidRPr="0070696D" w:rsidRDefault="00891A23" w:rsidP="00891A23"/>
    <w:p w14:paraId="00AE9A7D" w14:textId="2815E5C6" w:rsidR="00891A23" w:rsidRPr="0070696D" w:rsidRDefault="00891A23" w:rsidP="00891A23">
      <w:pPr>
        <w:rPr>
          <w:b/>
          <w:bCs/>
        </w:rPr>
      </w:pPr>
      <w:r w:rsidRPr="0070696D">
        <w:rPr>
          <w:b/>
          <w:bCs/>
        </w:rPr>
        <w:t xml:space="preserve">Document Number: </w:t>
      </w:r>
      <w:r w:rsidR="002F7318">
        <w:rPr>
          <w:b/>
          <w:bCs/>
        </w:rPr>
        <w:t>01</w:t>
      </w:r>
    </w:p>
    <w:p w14:paraId="45695652" w14:textId="77777777" w:rsidR="00891A23" w:rsidRPr="0070696D" w:rsidRDefault="00891A23" w:rsidP="00891A23"/>
    <w:p w14:paraId="7521685F" w14:textId="4AC09C53" w:rsidR="00891A23" w:rsidRPr="0070696D" w:rsidRDefault="00891A23" w:rsidP="00891A23">
      <w:r w:rsidRPr="0070696D">
        <w:rPr>
          <w:b/>
          <w:bCs/>
        </w:rPr>
        <w:t>Date prepared:</w:t>
      </w:r>
      <w:r w:rsidRPr="0070696D">
        <w:t xml:space="preserve"> </w:t>
      </w:r>
      <w:r w:rsidR="002F7318">
        <w:t>1</w:t>
      </w:r>
      <w:r w:rsidR="00556B1D">
        <w:t xml:space="preserve">5 October </w:t>
      </w:r>
      <w:r w:rsidR="002F7318">
        <w:t>2025</w:t>
      </w:r>
    </w:p>
    <w:p w14:paraId="1DADEEFD" w14:textId="77777777" w:rsidR="00891A23" w:rsidRPr="0070696D" w:rsidRDefault="00891A23" w:rsidP="00891A23">
      <w:r w:rsidRPr="0070696D">
        <w:t xml:space="preserve"> </w:t>
      </w:r>
    </w:p>
    <w:p w14:paraId="34B617BC" w14:textId="0372C8DC" w:rsidR="00891A23" w:rsidRPr="0070696D" w:rsidRDefault="00891A23" w:rsidP="00891A23">
      <w:r w:rsidRPr="0070696D">
        <w:rPr>
          <w:b/>
          <w:bCs/>
        </w:rPr>
        <w:t>Document version:</w:t>
      </w:r>
      <w:r w:rsidRPr="0070696D">
        <w:t xml:space="preserve"> </w:t>
      </w:r>
      <w:r w:rsidR="002F7318">
        <w:t>1</w:t>
      </w:r>
    </w:p>
    <w:p w14:paraId="48B94723" w14:textId="77777777" w:rsidR="00891A23" w:rsidRPr="0070696D" w:rsidRDefault="00891A23" w:rsidP="00891A23">
      <w:r w:rsidRPr="0070696D">
        <w:t xml:space="preserve"> </w:t>
      </w:r>
    </w:p>
    <w:p w14:paraId="06EADA44" w14:textId="6C7A861F" w:rsidR="00891A23" w:rsidRPr="0070696D" w:rsidRDefault="00891A23" w:rsidP="00891A23">
      <w:r w:rsidRPr="0070696D">
        <w:rPr>
          <w:b/>
          <w:bCs/>
        </w:rPr>
        <w:t>Document status:</w:t>
      </w:r>
      <w:r w:rsidRPr="0070696D">
        <w:t xml:space="preserve"> Draft</w:t>
      </w:r>
      <w:r w:rsidR="002F7318">
        <w:t xml:space="preserve"> 1</w:t>
      </w:r>
    </w:p>
    <w:p w14:paraId="7AC4204A" w14:textId="77777777" w:rsidR="00891A23" w:rsidRPr="0070696D" w:rsidRDefault="00891A23" w:rsidP="00891A23">
      <w:r w:rsidRPr="0070696D">
        <w:t xml:space="preserve"> </w:t>
      </w:r>
    </w:p>
    <w:p w14:paraId="5117C2EC" w14:textId="77777777" w:rsidR="00891A23" w:rsidRPr="0070696D" w:rsidRDefault="00891A23" w:rsidP="00891A23">
      <w:pPr>
        <w:rPr>
          <w:b/>
          <w:bCs/>
          <w:sz w:val="52"/>
          <w:szCs w:val="52"/>
        </w:rPr>
      </w:pPr>
      <w:r w:rsidRPr="0070696D">
        <w:rPr>
          <w:b/>
          <w:bCs/>
        </w:rPr>
        <w:t>Prepared by Directorate:</w:t>
      </w:r>
      <w:r w:rsidRPr="0070696D">
        <w:t xml:space="preserve"> Chief Directorate: Security and Facilities Management Services</w:t>
      </w:r>
    </w:p>
    <w:p w14:paraId="179DC44F" w14:textId="77777777" w:rsidR="00891A23" w:rsidRDefault="00891A23" w:rsidP="00484922">
      <w:pPr>
        <w:jc w:val="center"/>
        <w:rPr>
          <w:b/>
          <w:bCs/>
          <w:sz w:val="52"/>
          <w:szCs w:val="52"/>
        </w:rPr>
      </w:pPr>
    </w:p>
    <w:p w14:paraId="1A80C5BF" w14:textId="77777777" w:rsidR="00891A23" w:rsidRDefault="00891A23" w:rsidP="00484922">
      <w:pPr>
        <w:jc w:val="center"/>
        <w:rPr>
          <w:b/>
          <w:bCs/>
          <w:sz w:val="52"/>
          <w:szCs w:val="52"/>
        </w:rPr>
      </w:pPr>
    </w:p>
    <w:p w14:paraId="592EE8F5" w14:textId="77777777" w:rsidR="00A65949" w:rsidRDefault="00A65949" w:rsidP="00484922">
      <w:pPr>
        <w:jc w:val="center"/>
        <w:rPr>
          <w:b/>
          <w:bCs/>
          <w:sz w:val="52"/>
          <w:szCs w:val="52"/>
        </w:rPr>
      </w:pPr>
    </w:p>
    <w:p w14:paraId="77ABDE29" w14:textId="77777777" w:rsidR="00A65949" w:rsidRDefault="00A65949" w:rsidP="00484922">
      <w:pPr>
        <w:jc w:val="center"/>
        <w:rPr>
          <w:b/>
          <w:bCs/>
          <w:sz w:val="52"/>
          <w:szCs w:val="52"/>
        </w:rPr>
      </w:pPr>
    </w:p>
    <w:p w14:paraId="1776BEF6" w14:textId="77777777" w:rsidR="00261648" w:rsidRDefault="00261648" w:rsidP="00484922">
      <w:pPr>
        <w:jc w:val="center"/>
        <w:rPr>
          <w:b/>
          <w:bCs/>
          <w:sz w:val="52"/>
          <w:szCs w:val="52"/>
        </w:rPr>
      </w:pPr>
    </w:p>
    <w:p w14:paraId="32265616" w14:textId="77777777" w:rsidR="00A65949" w:rsidRPr="00D75A97" w:rsidRDefault="00A65949" w:rsidP="00A65949">
      <w:pPr>
        <w:pStyle w:val="BodyText"/>
        <w:spacing w:before="8"/>
        <w:rPr>
          <w:b/>
          <w:bCs/>
        </w:rPr>
      </w:pPr>
      <w:r w:rsidRPr="00D75A97">
        <w:rPr>
          <w:b/>
          <w:bCs/>
        </w:rPr>
        <w:lastRenderedPageBreak/>
        <w:t>Document Control</w:t>
      </w:r>
    </w:p>
    <w:p w14:paraId="03C16423" w14:textId="77777777" w:rsidR="00A65949" w:rsidRPr="00D75A97" w:rsidRDefault="00A65949">
      <w:pPr>
        <w:pStyle w:val="BodyText"/>
        <w:spacing w:before="8"/>
        <w:rPr>
          <w:b/>
          <w:bCs/>
        </w:rPr>
      </w:pPr>
    </w:p>
    <w:tbl>
      <w:tblPr>
        <w:tblStyle w:val="TableGrid"/>
        <w:tblW w:w="0" w:type="auto"/>
        <w:tblLook w:val="04A0" w:firstRow="1" w:lastRow="0" w:firstColumn="1" w:lastColumn="0" w:noHBand="0" w:noVBand="1"/>
      </w:tblPr>
      <w:tblGrid>
        <w:gridCol w:w="1838"/>
        <w:gridCol w:w="7592"/>
      </w:tblGrid>
      <w:tr w:rsidR="00D75A97" w:rsidRPr="00D75A97" w14:paraId="50B2D792" w14:textId="77777777" w:rsidTr="00A65949">
        <w:tc>
          <w:tcPr>
            <w:tcW w:w="1838" w:type="dxa"/>
          </w:tcPr>
          <w:p w14:paraId="2D2B3389" w14:textId="77777777" w:rsidR="00A65949" w:rsidRPr="00D75A97" w:rsidRDefault="00A65949">
            <w:pPr>
              <w:pStyle w:val="BodyText"/>
              <w:spacing w:before="8"/>
              <w:rPr>
                <w:b/>
                <w:bCs/>
              </w:rPr>
            </w:pPr>
            <w:r w:rsidRPr="00D75A97">
              <w:rPr>
                <w:b/>
                <w:bCs/>
              </w:rPr>
              <w:t>Policy Name</w:t>
            </w:r>
          </w:p>
        </w:tc>
        <w:tc>
          <w:tcPr>
            <w:tcW w:w="7592" w:type="dxa"/>
          </w:tcPr>
          <w:p w14:paraId="6D64D7AC" w14:textId="77777777" w:rsidR="00A65949" w:rsidRPr="00D75A97" w:rsidRDefault="00A65949">
            <w:pPr>
              <w:pStyle w:val="BodyText"/>
              <w:spacing w:before="8"/>
            </w:pPr>
            <w:r w:rsidRPr="00D75A97">
              <w:t>DLRRD Security Policy</w:t>
            </w:r>
          </w:p>
        </w:tc>
      </w:tr>
      <w:tr w:rsidR="00D75A97" w:rsidRPr="00D75A97" w14:paraId="30CED8D1" w14:textId="77777777" w:rsidTr="00A65949">
        <w:tc>
          <w:tcPr>
            <w:tcW w:w="1838" w:type="dxa"/>
          </w:tcPr>
          <w:p w14:paraId="7804E011" w14:textId="77777777" w:rsidR="00A65949" w:rsidRPr="00D75A97" w:rsidRDefault="00A65949">
            <w:pPr>
              <w:pStyle w:val="BodyText"/>
              <w:spacing w:before="8"/>
              <w:rPr>
                <w:b/>
                <w:bCs/>
              </w:rPr>
            </w:pPr>
            <w:r w:rsidRPr="00D75A97">
              <w:rPr>
                <w:b/>
                <w:bCs/>
              </w:rPr>
              <w:t>Policy Owner</w:t>
            </w:r>
          </w:p>
        </w:tc>
        <w:tc>
          <w:tcPr>
            <w:tcW w:w="7592" w:type="dxa"/>
          </w:tcPr>
          <w:p w14:paraId="6E14D8D2" w14:textId="77777777" w:rsidR="00A65949" w:rsidRPr="00D75A97" w:rsidRDefault="00A65949">
            <w:pPr>
              <w:pStyle w:val="BodyText"/>
              <w:spacing w:before="8"/>
              <w:rPr>
                <w:b/>
                <w:bCs/>
              </w:rPr>
            </w:pPr>
            <w:r w:rsidRPr="00D75A97">
              <w:t>Chief Directorate: Security and Facilities Management Services</w:t>
            </w:r>
          </w:p>
        </w:tc>
      </w:tr>
      <w:tr w:rsidR="00D75A97" w:rsidRPr="00D75A97" w14:paraId="7207C7E0" w14:textId="77777777" w:rsidTr="00A65949">
        <w:tc>
          <w:tcPr>
            <w:tcW w:w="1838" w:type="dxa"/>
          </w:tcPr>
          <w:p w14:paraId="0A608C64" w14:textId="77777777" w:rsidR="00A65949" w:rsidRPr="00D75A97" w:rsidRDefault="008B70AC">
            <w:pPr>
              <w:pStyle w:val="BodyText"/>
              <w:spacing w:before="8"/>
              <w:rPr>
                <w:b/>
                <w:bCs/>
              </w:rPr>
            </w:pPr>
            <w:r w:rsidRPr="00D75A97">
              <w:rPr>
                <w:b/>
                <w:bCs/>
              </w:rPr>
              <w:t>Date Created</w:t>
            </w:r>
          </w:p>
        </w:tc>
        <w:tc>
          <w:tcPr>
            <w:tcW w:w="7592" w:type="dxa"/>
          </w:tcPr>
          <w:p w14:paraId="34F6903A" w14:textId="7E99DC19" w:rsidR="00A65949" w:rsidRPr="00D75A97" w:rsidRDefault="002F7318">
            <w:pPr>
              <w:pStyle w:val="BodyText"/>
              <w:spacing w:before="8"/>
            </w:pPr>
            <w:r>
              <w:t>13/06/2025</w:t>
            </w:r>
          </w:p>
        </w:tc>
      </w:tr>
      <w:tr w:rsidR="00D75A97" w:rsidRPr="00D75A97" w14:paraId="47ADF6A6" w14:textId="77777777" w:rsidTr="00A65949">
        <w:tc>
          <w:tcPr>
            <w:tcW w:w="1838" w:type="dxa"/>
          </w:tcPr>
          <w:p w14:paraId="2F8BCF2B" w14:textId="77777777" w:rsidR="00A65949" w:rsidRPr="00D75A97" w:rsidRDefault="008B70AC">
            <w:pPr>
              <w:pStyle w:val="BodyText"/>
              <w:spacing w:before="8"/>
              <w:rPr>
                <w:b/>
                <w:bCs/>
              </w:rPr>
            </w:pPr>
            <w:r w:rsidRPr="00D75A97">
              <w:rPr>
                <w:b/>
                <w:bCs/>
              </w:rPr>
              <w:t>Effective Date</w:t>
            </w:r>
          </w:p>
        </w:tc>
        <w:tc>
          <w:tcPr>
            <w:tcW w:w="7592" w:type="dxa"/>
          </w:tcPr>
          <w:p w14:paraId="21976297" w14:textId="77777777" w:rsidR="00A65949" w:rsidRPr="00D75A97" w:rsidRDefault="00A65949">
            <w:pPr>
              <w:pStyle w:val="BodyText"/>
              <w:spacing w:before="8"/>
              <w:rPr>
                <w:b/>
                <w:bCs/>
              </w:rPr>
            </w:pPr>
          </w:p>
        </w:tc>
      </w:tr>
      <w:tr w:rsidR="00D75A97" w:rsidRPr="00D75A97" w14:paraId="78EB11C4" w14:textId="77777777" w:rsidTr="00A65949">
        <w:tc>
          <w:tcPr>
            <w:tcW w:w="1838" w:type="dxa"/>
          </w:tcPr>
          <w:p w14:paraId="77DC1631" w14:textId="77777777" w:rsidR="00A65949" w:rsidRPr="00D75A97" w:rsidRDefault="008B70AC">
            <w:pPr>
              <w:pStyle w:val="BodyText"/>
              <w:spacing w:before="8"/>
              <w:rPr>
                <w:b/>
                <w:bCs/>
              </w:rPr>
            </w:pPr>
            <w:r w:rsidRPr="00D75A97">
              <w:rPr>
                <w:b/>
                <w:bCs/>
              </w:rPr>
              <w:t>Review Date</w:t>
            </w:r>
          </w:p>
        </w:tc>
        <w:tc>
          <w:tcPr>
            <w:tcW w:w="7592" w:type="dxa"/>
          </w:tcPr>
          <w:p w14:paraId="514C587A" w14:textId="77777777" w:rsidR="00A65949" w:rsidRPr="00D75A97" w:rsidRDefault="008B70AC">
            <w:pPr>
              <w:pStyle w:val="BodyText"/>
              <w:spacing w:before="8"/>
            </w:pPr>
            <w:r w:rsidRPr="00D75A97">
              <w:t>Every Two years or when necessary</w:t>
            </w:r>
          </w:p>
        </w:tc>
      </w:tr>
      <w:tr w:rsidR="00D75A97" w:rsidRPr="00D75A97" w14:paraId="69A26F81" w14:textId="77777777" w:rsidTr="00A65949">
        <w:tc>
          <w:tcPr>
            <w:tcW w:w="1838" w:type="dxa"/>
          </w:tcPr>
          <w:p w14:paraId="6D15770C" w14:textId="77777777" w:rsidR="00A65949" w:rsidRPr="00D75A97" w:rsidRDefault="00A65949">
            <w:pPr>
              <w:pStyle w:val="BodyText"/>
              <w:spacing w:before="8"/>
              <w:rPr>
                <w:b/>
                <w:bCs/>
              </w:rPr>
            </w:pPr>
          </w:p>
        </w:tc>
        <w:tc>
          <w:tcPr>
            <w:tcW w:w="7592" w:type="dxa"/>
          </w:tcPr>
          <w:p w14:paraId="6B850875" w14:textId="77777777" w:rsidR="00A65949" w:rsidRPr="00D75A97" w:rsidRDefault="00A65949">
            <w:pPr>
              <w:pStyle w:val="BodyText"/>
              <w:spacing w:before="8"/>
              <w:rPr>
                <w:b/>
                <w:bCs/>
              </w:rPr>
            </w:pPr>
          </w:p>
        </w:tc>
      </w:tr>
      <w:tr w:rsidR="008B70AC" w:rsidRPr="00D75A97" w14:paraId="69173DC8" w14:textId="77777777" w:rsidTr="00A65949">
        <w:tc>
          <w:tcPr>
            <w:tcW w:w="1838" w:type="dxa"/>
          </w:tcPr>
          <w:p w14:paraId="179CA393" w14:textId="77777777" w:rsidR="00A65949" w:rsidRPr="00D75A97" w:rsidRDefault="00A65949">
            <w:pPr>
              <w:pStyle w:val="BodyText"/>
              <w:spacing w:before="8"/>
              <w:rPr>
                <w:b/>
                <w:bCs/>
              </w:rPr>
            </w:pPr>
          </w:p>
        </w:tc>
        <w:tc>
          <w:tcPr>
            <w:tcW w:w="7592" w:type="dxa"/>
          </w:tcPr>
          <w:p w14:paraId="6F3BED9B" w14:textId="77777777" w:rsidR="00A65949" w:rsidRPr="00D75A97" w:rsidRDefault="00A65949">
            <w:pPr>
              <w:pStyle w:val="BodyText"/>
              <w:spacing w:before="8"/>
              <w:rPr>
                <w:b/>
                <w:bCs/>
              </w:rPr>
            </w:pPr>
          </w:p>
        </w:tc>
      </w:tr>
    </w:tbl>
    <w:p w14:paraId="3BA9FFD7" w14:textId="77777777" w:rsidR="00A65949" w:rsidRPr="00D75A97" w:rsidRDefault="00A65949">
      <w:pPr>
        <w:pStyle w:val="BodyText"/>
        <w:spacing w:before="8"/>
        <w:rPr>
          <w:b/>
          <w:bCs/>
        </w:rPr>
      </w:pPr>
    </w:p>
    <w:p w14:paraId="03C8C150" w14:textId="77777777" w:rsidR="00A65949" w:rsidRPr="00D75A97" w:rsidRDefault="00A65949">
      <w:pPr>
        <w:pStyle w:val="BodyText"/>
        <w:spacing w:before="8"/>
        <w:rPr>
          <w:b/>
          <w:bCs/>
        </w:rPr>
      </w:pPr>
    </w:p>
    <w:p w14:paraId="47ACC43F" w14:textId="77777777" w:rsidR="00A65949" w:rsidRPr="00D75A97" w:rsidRDefault="00A65949" w:rsidP="00A65949">
      <w:pPr>
        <w:pStyle w:val="BodyText"/>
        <w:spacing w:before="8"/>
        <w:rPr>
          <w:b/>
          <w:bCs/>
        </w:rPr>
      </w:pPr>
      <w:r w:rsidRPr="00D75A97">
        <w:rPr>
          <w:b/>
          <w:bCs/>
        </w:rPr>
        <w:t>Document Amendment History</w:t>
      </w:r>
    </w:p>
    <w:p w14:paraId="49F188D7" w14:textId="77777777" w:rsidR="008B70AC" w:rsidRPr="00D75A97" w:rsidRDefault="008B70AC" w:rsidP="00A65949">
      <w:pPr>
        <w:pStyle w:val="BodyText"/>
        <w:spacing w:before="8"/>
        <w:rPr>
          <w:b/>
          <w:bCs/>
        </w:rPr>
      </w:pPr>
    </w:p>
    <w:tbl>
      <w:tblPr>
        <w:tblStyle w:val="TableGrid"/>
        <w:tblW w:w="0" w:type="auto"/>
        <w:tblLook w:val="04A0" w:firstRow="1" w:lastRow="0" w:firstColumn="1" w:lastColumn="0" w:noHBand="0" w:noVBand="1"/>
      </w:tblPr>
      <w:tblGrid>
        <w:gridCol w:w="1097"/>
        <w:gridCol w:w="2559"/>
        <w:gridCol w:w="2097"/>
        <w:gridCol w:w="1855"/>
        <w:gridCol w:w="1822"/>
      </w:tblGrid>
      <w:tr w:rsidR="002F7318" w:rsidRPr="00D75A97" w14:paraId="2D1F2949" w14:textId="77777777" w:rsidTr="008B70AC">
        <w:tc>
          <w:tcPr>
            <w:tcW w:w="988" w:type="dxa"/>
          </w:tcPr>
          <w:p w14:paraId="521B85C8" w14:textId="77777777" w:rsidR="008B70AC" w:rsidRPr="00D75A97" w:rsidRDefault="008B70AC" w:rsidP="00A65949">
            <w:pPr>
              <w:pStyle w:val="BodyText"/>
              <w:spacing w:before="8"/>
              <w:rPr>
                <w:b/>
                <w:bCs/>
              </w:rPr>
            </w:pPr>
            <w:r w:rsidRPr="00D75A97">
              <w:rPr>
                <w:b/>
                <w:bCs/>
              </w:rPr>
              <w:t xml:space="preserve">Version </w:t>
            </w:r>
          </w:p>
        </w:tc>
        <w:tc>
          <w:tcPr>
            <w:tcW w:w="2784" w:type="dxa"/>
          </w:tcPr>
          <w:p w14:paraId="04E83628" w14:textId="77777777" w:rsidR="008B70AC" w:rsidRPr="00D75A97" w:rsidRDefault="008B70AC" w:rsidP="00A65949">
            <w:pPr>
              <w:pStyle w:val="BodyText"/>
              <w:spacing w:before="8"/>
              <w:rPr>
                <w:b/>
                <w:bCs/>
              </w:rPr>
            </w:pPr>
            <w:r w:rsidRPr="00D75A97">
              <w:rPr>
                <w:b/>
                <w:bCs/>
              </w:rPr>
              <w:t>Date</w:t>
            </w:r>
          </w:p>
        </w:tc>
        <w:tc>
          <w:tcPr>
            <w:tcW w:w="1886" w:type="dxa"/>
          </w:tcPr>
          <w:p w14:paraId="5B72509B" w14:textId="77777777" w:rsidR="008B70AC" w:rsidRPr="00D75A97" w:rsidRDefault="008B70AC" w:rsidP="00A65949">
            <w:pPr>
              <w:pStyle w:val="BodyText"/>
              <w:spacing w:before="8"/>
              <w:rPr>
                <w:b/>
                <w:bCs/>
              </w:rPr>
            </w:pPr>
            <w:r w:rsidRPr="00D75A97">
              <w:rPr>
                <w:b/>
                <w:bCs/>
              </w:rPr>
              <w:t>Status</w:t>
            </w:r>
          </w:p>
        </w:tc>
        <w:tc>
          <w:tcPr>
            <w:tcW w:w="1886" w:type="dxa"/>
          </w:tcPr>
          <w:p w14:paraId="4B8B2D5D" w14:textId="77777777" w:rsidR="008B70AC" w:rsidRPr="00D75A97" w:rsidRDefault="008B70AC" w:rsidP="008B70AC">
            <w:pPr>
              <w:pStyle w:val="BodyText"/>
              <w:spacing w:before="8"/>
              <w:rPr>
                <w:b/>
                <w:bCs/>
              </w:rPr>
            </w:pPr>
            <w:r w:rsidRPr="00D75A97">
              <w:rPr>
                <w:b/>
                <w:bCs/>
              </w:rPr>
              <w:t>Description of</w:t>
            </w:r>
          </w:p>
          <w:p w14:paraId="35582792" w14:textId="77777777" w:rsidR="008B70AC" w:rsidRPr="00D75A97" w:rsidRDefault="008B70AC" w:rsidP="008B70AC">
            <w:pPr>
              <w:pStyle w:val="BodyText"/>
              <w:spacing w:before="8"/>
              <w:rPr>
                <w:b/>
                <w:bCs/>
              </w:rPr>
            </w:pPr>
            <w:r w:rsidRPr="00D75A97">
              <w:rPr>
                <w:b/>
                <w:bCs/>
              </w:rPr>
              <w:t>Amendment</w:t>
            </w:r>
          </w:p>
        </w:tc>
        <w:tc>
          <w:tcPr>
            <w:tcW w:w="1886" w:type="dxa"/>
          </w:tcPr>
          <w:p w14:paraId="11F2DD44" w14:textId="77777777" w:rsidR="008B70AC" w:rsidRPr="00D75A97" w:rsidRDefault="008B70AC" w:rsidP="00A65949">
            <w:pPr>
              <w:pStyle w:val="BodyText"/>
              <w:spacing w:before="8"/>
              <w:rPr>
                <w:b/>
                <w:bCs/>
              </w:rPr>
            </w:pPr>
            <w:r w:rsidRPr="00D75A97">
              <w:rPr>
                <w:b/>
                <w:bCs/>
              </w:rPr>
              <w:t>Amended by</w:t>
            </w:r>
          </w:p>
        </w:tc>
      </w:tr>
      <w:tr w:rsidR="002F7318" w:rsidRPr="00D75A97" w14:paraId="0942C9B6" w14:textId="77777777" w:rsidTr="008B70AC">
        <w:tc>
          <w:tcPr>
            <w:tcW w:w="988" w:type="dxa"/>
          </w:tcPr>
          <w:p w14:paraId="1F7F961C" w14:textId="77777777" w:rsidR="008B70AC" w:rsidRPr="0071417F" w:rsidRDefault="008B70AC" w:rsidP="00A65949">
            <w:pPr>
              <w:pStyle w:val="BodyText"/>
              <w:spacing w:before="8"/>
            </w:pPr>
            <w:r w:rsidRPr="0071417F">
              <w:t>1.0</w:t>
            </w:r>
          </w:p>
        </w:tc>
        <w:tc>
          <w:tcPr>
            <w:tcW w:w="2784" w:type="dxa"/>
          </w:tcPr>
          <w:p w14:paraId="7CAE79AC" w14:textId="6E5F1472" w:rsidR="008B70AC" w:rsidRPr="0071417F" w:rsidRDefault="002F7318" w:rsidP="00A65949">
            <w:pPr>
              <w:pStyle w:val="BodyText"/>
              <w:spacing w:before="8"/>
            </w:pPr>
            <w:r w:rsidRPr="0071417F">
              <w:t>June 2025</w:t>
            </w:r>
          </w:p>
        </w:tc>
        <w:tc>
          <w:tcPr>
            <w:tcW w:w="1886" w:type="dxa"/>
          </w:tcPr>
          <w:p w14:paraId="4C7EC2F4" w14:textId="77777777" w:rsidR="008B70AC" w:rsidRPr="0071417F" w:rsidRDefault="008B70AC" w:rsidP="00A65949">
            <w:pPr>
              <w:pStyle w:val="BodyText"/>
              <w:spacing w:before="8"/>
            </w:pPr>
            <w:r w:rsidRPr="0071417F">
              <w:t>Draft</w:t>
            </w:r>
          </w:p>
        </w:tc>
        <w:tc>
          <w:tcPr>
            <w:tcW w:w="1886" w:type="dxa"/>
          </w:tcPr>
          <w:p w14:paraId="3609F411" w14:textId="77777777" w:rsidR="008B70AC" w:rsidRPr="0071417F" w:rsidRDefault="008B70AC" w:rsidP="00A65949">
            <w:pPr>
              <w:pStyle w:val="BodyText"/>
              <w:spacing w:before="8"/>
            </w:pPr>
            <w:r w:rsidRPr="0071417F">
              <w:t>Review</w:t>
            </w:r>
          </w:p>
        </w:tc>
        <w:tc>
          <w:tcPr>
            <w:tcW w:w="1886" w:type="dxa"/>
          </w:tcPr>
          <w:p w14:paraId="36E4F975" w14:textId="6398DC2F" w:rsidR="008B70AC" w:rsidRPr="0071417F" w:rsidRDefault="002F7318" w:rsidP="00A65949">
            <w:pPr>
              <w:pStyle w:val="BodyText"/>
              <w:spacing w:before="8"/>
            </w:pPr>
            <w:r w:rsidRPr="0071417F">
              <w:t>AC Ferreira</w:t>
            </w:r>
          </w:p>
        </w:tc>
      </w:tr>
      <w:tr w:rsidR="002F7318" w:rsidRPr="00D75A97" w14:paraId="3ED5DE83" w14:textId="77777777" w:rsidTr="008B70AC">
        <w:tc>
          <w:tcPr>
            <w:tcW w:w="988" w:type="dxa"/>
          </w:tcPr>
          <w:p w14:paraId="6240F42D" w14:textId="77777777" w:rsidR="00124C8A" w:rsidRPr="0071417F" w:rsidRDefault="00124C8A" w:rsidP="00A65949">
            <w:pPr>
              <w:pStyle w:val="BodyText"/>
              <w:spacing w:before="8"/>
            </w:pPr>
            <w:r w:rsidRPr="0071417F">
              <w:t>1.1</w:t>
            </w:r>
          </w:p>
        </w:tc>
        <w:tc>
          <w:tcPr>
            <w:tcW w:w="2784" w:type="dxa"/>
          </w:tcPr>
          <w:p w14:paraId="70E450DD" w14:textId="75B7BEE1" w:rsidR="00124C8A" w:rsidRPr="0071417F" w:rsidRDefault="00556B1D" w:rsidP="00A65949">
            <w:pPr>
              <w:pStyle w:val="BodyText"/>
              <w:spacing w:before="8"/>
            </w:pPr>
            <w:r w:rsidRPr="0071417F">
              <w:t>Oct 2025</w:t>
            </w:r>
          </w:p>
        </w:tc>
        <w:tc>
          <w:tcPr>
            <w:tcW w:w="1886" w:type="dxa"/>
          </w:tcPr>
          <w:p w14:paraId="01FF2B6B" w14:textId="74B4CA39" w:rsidR="00124C8A" w:rsidRPr="0071417F" w:rsidRDefault="00556B1D" w:rsidP="00A65949">
            <w:pPr>
              <w:pStyle w:val="BodyText"/>
              <w:spacing w:before="8"/>
            </w:pPr>
            <w:r w:rsidRPr="0071417F">
              <w:t>Draft inputs</w:t>
            </w:r>
          </w:p>
        </w:tc>
        <w:tc>
          <w:tcPr>
            <w:tcW w:w="1886" w:type="dxa"/>
          </w:tcPr>
          <w:p w14:paraId="35316889" w14:textId="16320208" w:rsidR="00124C8A" w:rsidRPr="0071417F" w:rsidRDefault="00556B1D" w:rsidP="00A65949">
            <w:pPr>
              <w:pStyle w:val="BodyText"/>
              <w:spacing w:before="8"/>
            </w:pPr>
            <w:r w:rsidRPr="0071417F">
              <w:t>Review</w:t>
            </w:r>
          </w:p>
        </w:tc>
        <w:tc>
          <w:tcPr>
            <w:tcW w:w="1886" w:type="dxa"/>
          </w:tcPr>
          <w:p w14:paraId="4384203F" w14:textId="22AEF466" w:rsidR="00124C8A" w:rsidRPr="0071417F" w:rsidRDefault="00556B1D" w:rsidP="00124C8A">
            <w:pPr>
              <w:pStyle w:val="BodyText"/>
              <w:spacing w:before="8"/>
            </w:pPr>
            <w:r w:rsidRPr="0071417F">
              <w:t>AC Ferreira</w:t>
            </w:r>
          </w:p>
        </w:tc>
      </w:tr>
      <w:tr w:rsidR="002F7318" w:rsidRPr="00D75A97" w14:paraId="69D9BB3B" w14:textId="77777777" w:rsidTr="008B70AC">
        <w:tc>
          <w:tcPr>
            <w:tcW w:w="988" w:type="dxa"/>
          </w:tcPr>
          <w:p w14:paraId="2DC62853" w14:textId="77777777" w:rsidR="008B70AC" w:rsidRPr="0071417F" w:rsidRDefault="008B70AC" w:rsidP="00A65949">
            <w:pPr>
              <w:pStyle w:val="BodyText"/>
              <w:spacing w:before="8"/>
            </w:pPr>
            <w:r w:rsidRPr="0071417F">
              <w:t>1.</w:t>
            </w:r>
            <w:r w:rsidR="00124C8A" w:rsidRPr="0071417F">
              <w:t>2</w:t>
            </w:r>
          </w:p>
        </w:tc>
        <w:tc>
          <w:tcPr>
            <w:tcW w:w="2784" w:type="dxa"/>
          </w:tcPr>
          <w:p w14:paraId="2605BEBD" w14:textId="567B7730" w:rsidR="008B70AC" w:rsidRPr="0071417F" w:rsidRDefault="0071417F" w:rsidP="00A65949">
            <w:pPr>
              <w:pStyle w:val="BodyText"/>
              <w:spacing w:before="8"/>
            </w:pPr>
            <w:r w:rsidRPr="0071417F">
              <w:t>May 2026</w:t>
            </w:r>
          </w:p>
        </w:tc>
        <w:tc>
          <w:tcPr>
            <w:tcW w:w="1886" w:type="dxa"/>
          </w:tcPr>
          <w:p w14:paraId="4573102F" w14:textId="619C2A61" w:rsidR="008B70AC" w:rsidRPr="0071417F" w:rsidRDefault="0071417F" w:rsidP="00A65949">
            <w:pPr>
              <w:pStyle w:val="BodyText"/>
              <w:spacing w:before="8"/>
            </w:pPr>
            <w:r w:rsidRPr="0071417F">
              <w:t>Inputs/Comments</w:t>
            </w:r>
          </w:p>
        </w:tc>
        <w:tc>
          <w:tcPr>
            <w:tcW w:w="1886" w:type="dxa"/>
          </w:tcPr>
          <w:p w14:paraId="6A40A567" w14:textId="639EB57F" w:rsidR="008B70AC" w:rsidRPr="0071417F" w:rsidRDefault="0071417F" w:rsidP="00A65949">
            <w:pPr>
              <w:pStyle w:val="BodyText"/>
              <w:spacing w:before="8"/>
            </w:pPr>
            <w:r w:rsidRPr="0071417F">
              <w:t>Review</w:t>
            </w:r>
          </w:p>
        </w:tc>
        <w:tc>
          <w:tcPr>
            <w:tcW w:w="1886" w:type="dxa"/>
          </w:tcPr>
          <w:p w14:paraId="4D164173" w14:textId="51E3B8EE" w:rsidR="008B70AC" w:rsidRPr="0071417F" w:rsidRDefault="0071417F" w:rsidP="00A65949">
            <w:pPr>
              <w:pStyle w:val="BodyText"/>
              <w:spacing w:before="8"/>
            </w:pPr>
            <w:r w:rsidRPr="0071417F">
              <w:t>AC Ferreira</w:t>
            </w:r>
          </w:p>
        </w:tc>
      </w:tr>
      <w:tr w:rsidR="002F7318" w:rsidRPr="00D75A97" w14:paraId="619E2B70" w14:textId="77777777" w:rsidTr="008B70AC">
        <w:tc>
          <w:tcPr>
            <w:tcW w:w="988" w:type="dxa"/>
          </w:tcPr>
          <w:p w14:paraId="60F0BA32" w14:textId="77777777" w:rsidR="008B70AC" w:rsidRPr="00D75A97" w:rsidRDefault="008B70AC" w:rsidP="00A65949">
            <w:pPr>
              <w:pStyle w:val="BodyText"/>
              <w:spacing w:before="8"/>
              <w:rPr>
                <w:b/>
                <w:bCs/>
              </w:rPr>
            </w:pPr>
          </w:p>
        </w:tc>
        <w:tc>
          <w:tcPr>
            <w:tcW w:w="2784" w:type="dxa"/>
          </w:tcPr>
          <w:p w14:paraId="0E24025C" w14:textId="77777777" w:rsidR="008B70AC" w:rsidRPr="00D75A97" w:rsidRDefault="008B70AC" w:rsidP="00A65949">
            <w:pPr>
              <w:pStyle w:val="BodyText"/>
              <w:spacing w:before="8"/>
              <w:rPr>
                <w:b/>
                <w:bCs/>
              </w:rPr>
            </w:pPr>
          </w:p>
        </w:tc>
        <w:tc>
          <w:tcPr>
            <w:tcW w:w="1886" w:type="dxa"/>
          </w:tcPr>
          <w:p w14:paraId="167B3002" w14:textId="77777777" w:rsidR="008B70AC" w:rsidRPr="00D75A97" w:rsidRDefault="008B70AC" w:rsidP="00A65949">
            <w:pPr>
              <w:pStyle w:val="BodyText"/>
              <w:spacing w:before="8"/>
              <w:rPr>
                <w:b/>
                <w:bCs/>
              </w:rPr>
            </w:pPr>
          </w:p>
        </w:tc>
        <w:tc>
          <w:tcPr>
            <w:tcW w:w="1886" w:type="dxa"/>
          </w:tcPr>
          <w:p w14:paraId="0EED7321" w14:textId="77777777" w:rsidR="008B70AC" w:rsidRPr="00D75A97" w:rsidRDefault="008B70AC" w:rsidP="00A65949">
            <w:pPr>
              <w:pStyle w:val="BodyText"/>
              <w:spacing w:before="8"/>
              <w:rPr>
                <w:b/>
                <w:bCs/>
              </w:rPr>
            </w:pPr>
          </w:p>
        </w:tc>
        <w:tc>
          <w:tcPr>
            <w:tcW w:w="1886" w:type="dxa"/>
          </w:tcPr>
          <w:p w14:paraId="46666785" w14:textId="77777777" w:rsidR="008B70AC" w:rsidRPr="00D75A97" w:rsidRDefault="008B70AC" w:rsidP="00A65949">
            <w:pPr>
              <w:pStyle w:val="BodyText"/>
              <w:spacing w:before="8"/>
              <w:rPr>
                <w:b/>
                <w:bCs/>
              </w:rPr>
            </w:pPr>
          </w:p>
        </w:tc>
      </w:tr>
    </w:tbl>
    <w:p w14:paraId="0BF54487" w14:textId="77777777" w:rsidR="008B70AC" w:rsidRPr="00D75A97" w:rsidRDefault="008B70AC" w:rsidP="00A65949">
      <w:pPr>
        <w:pStyle w:val="BodyText"/>
        <w:spacing w:before="8"/>
        <w:rPr>
          <w:b/>
          <w:bCs/>
        </w:rPr>
      </w:pPr>
    </w:p>
    <w:p w14:paraId="5B52A48A" w14:textId="77777777" w:rsidR="000B5EF3" w:rsidRPr="00D75A97" w:rsidRDefault="000B5EF3">
      <w:pPr>
        <w:pStyle w:val="BodyText"/>
        <w:spacing w:before="8"/>
        <w:rPr>
          <w:b/>
          <w:bCs/>
        </w:rPr>
      </w:pPr>
      <w:r w:rsidRPr="00D75A97">
        <w:rPr>
          <w:b/>
          <w:bCs/>
        </w:rPr>
        <w:t>Notice</w:t>
      </w:r>
    </w:p>
    <w:p w14:paraId="0C7F3680" w14:textId="77777777" w:rsidR="000B5EF3" w:rsidRPr="00D75A97" w:rsidRDefault="000B5EF3">
      <w:pPr>
        <w:pStyle w:val="BodyText"/>
        <w:spacing w:before="8"/>
        <w:rPr>
          <w:b/>
          <w:bCs/>
        </w:rPr>
      </w:pPr>
      <w:r w:rsidRPr="00D75A97">
        <w:rPr>
          <w:b/>
          <w:bCs/>
        </w:rPr>
        <w:t xml:space="preserve">Confidentiality Notification: </w:t>
      </w:r>
    </w:p>
    <w:p w14:paraId="075A835A" w14:textId="77777777" w:rsidR="000B5EF3" w:rsidRPr="00D75A97" w:rsidRDefault="000B5EF3" w:rsidP="000B5EF3">
      <w:pPr>
        <w:pStyle w:val="BodyText"/>
        <w:spacing w:before="8"/>
        <w:jc w:val="both"/>
      </w:pPr>
      <w:r w:rsidRPr="00D75A97">
        <w:t xml:space="preserve">All information contained in this document, </w:t>
      </w:r>
      <w:r w:rsidR="008B70AC" w:rsidRPr="00D75A97">
        <w:t>all</w:t>
      </w:r>
      <w:r w:rsidRPr="00D75A97">
        <w:t xml:space="preserve"> its schedules, and attachments shall be deemed confidential and proprietary to the Department of Land Reform and Rural Development and (DLRRD) and shall not be disclosed by any recipient, in any manner, to third parties without the prior written consent from DLRRD except to bona fide employees of the Department on a strictly need to know basis. </w:t>
      </w:r>
    </w:p>
    <w:p w14:paraId="366DC5AC" w14:textId="77777777" w:rsidR="000B5EF3" w:rsidRPr="00D75A97" w:rsidRDefault="000B5EF3" w:rsidP="000B5EF3">
      <w:pPr>
        <w:pStyle w:val="BodyText"/>
        <w:spacing w:before="8"/>
        <w:jc w:val="both"/>
      </w:pPr>
    </w:p>
    <w:p w14:paraId="2C45373F" w14:textId="77777777" w:rsidR="000B5EF3" w:rsidRPr="00D75A97" w:rsidRDefault="000B5EF3" w:rsidP="000B5EF3">
      <w:pPr>
        <w:pStyle w:val="BodyText"/>
        <w:spacing w:before="8"/>
        <w:jc w:val="both"/>
        <w:rPr>
          <w:b/>
          <w:bCs/>
        </w:rPr>
      </w:pPr>
      <w:r w:rsidRPr="00D75A97">
        <w:rPr>
          <w:b/>
          <w:bCs/>
        </w:rPr>
        <w:t xml:space="preserve">Copyright Notification </w:t>
      </w:r>
    </w:p>
    <w:p w14:paraId="7665249B" w14:textId="77777777" w:rsidR="000B5EF3" w:rsidRPr="00D75A97" w:rsidRDefault="000B5EF3" w:rsidP="000B5EF3">
      <w:pPr>
        <w:pStyle w:val="BodyText"/>
        <w:spacing w:before="8"/>
        <w:jc w:val="both"/>
      </w:pPr>
    </w:p>
    <w:p w14:paraId="213A3B68" w14:textId="77777777" w:rsidR="000B5EF3" w:rsidRPr="00D75A97" w:rsidRDefault="000B5EF3" w:rsidP="000B5EF3">
      <w:pPr>
        <w:pStyle w:val="BodyText"/>
        <w:spacing w:before="8"/>
        <w:jc w:val="both"/>
      </w:pPr>
      <w:r w:rsidRPr="00D75A97">
        <w:t xml:space="preserve">No part of this document may be used, reproduced, stored in a retrieval system, or transmitted in any form or by any means, electronic, mechanical, photocopying, recording or otherwise, without the written permission of the copyright owners. </w:t>
      </w:r>
    </w:p>
    <w:p w14:paraId="5205CA3D" w14:textId="77777777" w:rsidR="000B5EF3" w:rsidRPr="00D75A97" w:rsidRDefault="000B5EF3" w:rsidP="000B5EF3">
      <w:pPr>
        <w:pStyle w:val="BodyText"/>
        <w:spacing w:before="8"/>
        <w:jc w:val="both"/>
      </w:pPr>
      <w:r w:rsidRPr="00D75A97">
        <w:t>All rights reserved © DLRRD 202</w:t>
      </w:r>
      <w:r w:rsidR="00261648">
        <w:t>5</w:t>
      </w:r>
    </w:p>
    <w:p w14:paraId="432C6E9C" w14:textId="77777777" w:rsidR="000B5EF3" w:rsidRPr="00D75A97" w:rsidRDefault="000B5EF3" w:rsidP="000B5EF3">
      <w:pPr>
        <w:pStyle w:val="BodyText"/>
        <w:spacing w:before="8"/>
        <w:jc w:val="both"/>
      </w:pPr>
    </w:p>
    <w:p w14:paraId="1A9C3875" w14:textId="77777777" w:rsidR="000B5EF3" w:rsidRPr="00D75A97" w:rsidRDefault="000B5EF3" w:rsidP="000B5EF3">
      <w:pPr>
        <w:pStyle w:val="BodyText"/>
        <w:spacing w:before="8"/>
        <w:jc w:val="both"/>
      </w:pPr>
      <w:r w:rsidRPr="00D75A97">
        <w:t xml:space="preserve">Document enquiries can be directed to: </w:t>
      </w:r>
    </w:p>
    <w:p w14:paraId="762E958D" w14:textId="77777777" w:rsidR="000B5EF3" w:rsidRPr="00D75A97" w:rsidRDefault="000B5EF3" w:rsidP="000B5EF3">
      <w:pPr>
        <w:pStyle w:val="BodyText"/>
        <w:spacing w:before="8"/>
        <w:jc w:val="both"/>
      </w:pPr>
      <w:r w:rsidRPr="00D75A97">
        <w:t>Chief Director: Security and Facilities Management Services</w:t>
      </w:r>
    </w:p>
    <w:p w14:paraId="742C3323" w14:textId="36BA5D0D" w:rsidR="000B5EF3" w:rsidRPr="00D75A97" w:rsidRDefault="000B5EF3" w:rsidP="0053370A">
      <w:pPr>
        <w:pStyle w:val="BodyText"/>
        <w:spacing w:before="8"/>
        <w:jc w:val="both"/>
        <w:rPr>
          <w:rFonts w:ascii="Times New Roman"/>
          <w:sz w:val="29"/>
        </w:rPr>
      </w:pPr>
      <w:r w:rsidRPr="00D75A97">
        <w:t xml:space="preserve">Attention: Mr. Dumisani Lupungela – </w:t>
      </w:r>
      <w:hyperlink r:id="rId11" w:history="1">
        <w:r w:rsidR="00572A54" w:rsidRPr="00B55FBC">
          <w:rPr>
            <w:rStyle w:val="Hyperlink"/>
          </w:rPr>
          <w:t>Dumisani.lupungela@dlrrd.gov.za</w:t>
        </w:r>
      </w:hyperlink>
      <w:r w:rsidR="0053370A" w:rsidRPr="00D75A97">
        <w:t xml:space="preserve">, </w:t>
      </w:r>
      <w:r w:rsidRPr="00D75A97">
        <w:t xml:space="preserve">Telephone: </w:t>
      </w:r>
      <w:r w:rsidR="0053370A" w:rsidRPr="00D75A97">
        <w:t xml:space="preserve">(012) 312 8600 </w:t>
      </w:r>
    </w:p>
    <w:p w14:paraId="5EB2BBBA" w14:textId="77777777" w:rsidR="000B5EF3" w:rsidRDefault="000B5EF3">
      <w:pPr>
        <w:pStyle w:val="BodyText"/>
        <w:spacing w:before="8"/>
        <w:rPr>
          <w:rFonts w:ascii="Times New Roman"/>
          <w:sz w:val="29"/>
        </w:rPr>
      </w:pPr>
    </w:p>
    <w:p w14:paraId="09D8ABB6" w14:textId="77777777" w:rsidR="000B5EF3" w:rsidRDefault="000B5EF3">
      <w:pPr>
        <w:pStyle w:val="BodyText"/>
        <w:spacing w:before="8"/>
        <w:rPr>
          <w:rFonts w:ascii="Times New Roman"/>
          <w:sz w:val="29"/>
        </w:rPr>
      </w:pPr>
    </w:p>
    <w:p w14:paraId="58401020" w14:textId="77777777" w:rsidR="000B5EF3" w:rsidRDefault="000B5EF3">
      <w:pPr>
        <w:pStyle w:val="BodyText"/>
        <w:spacing w:before="8"/>
        <w:rPr>
          <w:rFonts w:ascii="Times New Roman"/>
          <w:sz w:val="29"/>
        </w:rPr>
      </w:pPr>
    </w:p>
    <w:p w14:paraId="2CB77F82" w14:textId="77777777" w:rsidR="000B5EF3" w:rsidRDefault="000B5EF3">
      <w:pPr>
        <w:pStyle w:val="BodyText"/>
        <w:spacing w:before="8"/>
        <w:rPr>
          <w:rFonts w:ascii="Times New Roman"/>
          <w:sz w:val="29"/>
        </w:rPr>
      </w:pPr>
    </w:p>
    <w:p w14:paraId="16A35693" w14:textId="77777777" w:rsidR="000B5EF3" w:rsidRDefault="000B5EF3">
      <w:pPr>
        <w:pStyle w:val="BodyText"/>
        <w:spacing w:before="8"/>
        <w:rPr>
          <w:rFonts w:ascii="Times New Roman"/>
          <w:sz w:val="29"/>
        </w:rPr>
      </w:pPr>
    </w:p>
    <w:p w14:paraId="133D0FA9" w14:textId="77777777" w:rsidR="000B5EF3" w:rsidRDefault="000B5EF3">
      <w:pPr>
        <w:pStyle w:val="BodyText"/>
        <w:spacing w:before="8"/>
        <w:rPr>
          <w:rFonts w:ascii="Times New Roman"/>
          <w:sz w:val="29"/>
        </w:rPr>
      </w:pPr>
    </w:p>
    <w:p w14:paraId="288E7A19" w14:textId="77777777" w:rsidR="000B5EF3" w:rsidRDefault="000B5EF3">
      <w:pPr>
        <w:pStyle w:val="BodyText"/>
        <w:spacing w:before="8"/>
        <w:rPr>
          <w:rFonts w:ascii="Times New Roman"/>
          <w:sz w:val="29"/>
        </w:rPr>
      </w:pPr>
    </w:p>
    <w:p w14:paraId="7CEED14B" w14:textId="77777777" w:rsidR="000B5EF3" w:rsidRDefault="000B5EF3">
      <w:pPr>
        <w:pStyle w:val="BodyText"/>
        <w:spacing w:before="8"/>
        <w:rPr>
          <w:rFonts w:ascii="Times New Roman"/>
          <w:sz w:val="29"/>
        </w:rPr>
      </w:pPr>
    </w:p>
    <w:p w14:paraId="70E01DA2" w14:textId="77777777" w:rsidR="00D64029" w:rsidRPr="007D3ECB" w:rsidRDefault="00D64029" w:rsidP="000B0431">
      <w:pPr>
        <w:tabs>
          <w:tab w:val="left" w:pos="1029"/>
          <w:tab w:val="left" w:pos="1030"/>
        </w:tabs>
        <w:rPr>
          <w:b/>
        </w:rPr>
      </w:pPr>
      <w:r w:rsidRPr="007D3ECB">
        <w:rPr>
          <w:b/>
        </w:rPr>
        <w:t>ABBREVIATIONS</w:t>
      </w:r>
    </w:p>
    <w:p w14:paraId="60DDC590" w14:textId="77777777" w:rsidR="00D64029" w:rsidRPr="007D3ECB" w:rsidRDefault="00D64029" w:rsidP="00D64029">
      <w:pPr>
        <w:pStyle w:val="BodyText"/>
        <w:rPr>
          <w:b/>
          <w:sz w:val="23"/>
        </w:rPr>
      </w:pPr>
    </w:p>
    <w:p w14:paraId="36F10CF0" w14:textId="77777777" w:rsidR="00D64029" w:rsidRPr="007D3ECB" w:rsidRDefault="00D64029" w:rsidP="000B0431">
      <w:pPr>
        <w:spacing w:before="1"/>
      </w:pPr>
      <w:r w:rsidRPr="007D3ECB">
        <w:t xml:space="preserve">The abbreviations hereinafter have the following meaning allocated to </w:t>
      </w:r>
      <w:r w:rsidR="0020186C" w:rsidRPr="007D3ECB">
        <w:t>them: -</w:t>
      </w:r>
    </w:p>
    <w:p w14:paraId="588A350B" w14:textId="77777777" w:rsidR="00D64029" w:rsidRPr="007D3ECB" w:rsidRDefault="00D64029" w:rsidP="00D64029">
      <w:pPr>
        <w:pStyle w:val="BodyText"/>
        <w:rPr>
          <w:sz w:val="23"/>
        </w:rPr>
      </w:pPr>
    </w:p>
    <w:tbl>
      <w:tblPr>
        <w:tblStyle w:val="TableGrid"/>
        <w:tblW w:w="0" w:type="auto"/>
        <w:tblLook w:val="04A0" w:firstRow="1" w:lastRow="0" w:firstColumn="1" w:lastColumn="0" w:noHBand="0" w:noVBand="1"/>
      </w:tblPr>
      <w:tblGrid>
        <w:gridCol w:w="1980"/>
        <w:gridCol w:w="7450"/>
      </w:tblGrid>
      <w:tr w:rsidR="007D3ECB" w:rsidRPr="007D3ECB" w14:paraId="55B81A6F" w14:textId="77777777" w:rsidTr="000B0431">
        <w:tc>
          <w:tcPr>
            <w:tcW w:w="1980" w:type="dxa"/>
          </w:tcPr>
          <w:p w14:paraId="4921C960" w14:textId="77777777" w:rsidR="000B0431" w:rsidRPr="007D3ECB" w:rsidRDefault="000B0431">
            <w:pPr>
              <w:pStyle w:val="BodyText"/>
              <w:spacing w:before="8"/>
            </w:pPr>
            <w:r w:rsidRPr="007D3ECB">
              <w:t>DG</w:t>
            </w:r>
          </w:p>
        </w:tc>
        <w:tc>
          <w:tcPr>
            <w:tcW w:w="7450" w:type="dxa"/>
          </w:tcPr>
          <w:p w14:paraId="303754AC" w14:textId="77777777" w:rsidR="000B0431" w:rsidRPr="007D3ECB" w:rsidRDefault="000B0431">
            <w:pPr>
              <w:pStyle w:val="BodyText"/>
              <w:spacing w:before="8"/>
            </w:pPr>
            <w:r w:rsidRPr="007D3ECB">
              <w:t>Director-General</w:t>
            </w:r>
          </w:p>
        </w:tc>
      </w:tr>
      <w:tr w:rsidR="007D3ECB" w:rsidRPr="007D3ECB" w14:paraId="00366E76" w14:textId="77777777" w:rsidTr="000B0431">
        <w:tc>
          <w:tcPr>
            <w:tcW w:w="1980" w:type="dxa"/>
          </w:tcPr>
          <w:p w14:paraId="12DAE6E6" w14:textId="77777777" w:rsidR="000B0431" w:rsidRPr="007D3ECB" w:rsidRDefault="000B0431">
            <w:pPr>
              <w:pStyle w:val="BodyText"/>
              <w:spacing w:before="8"/>
            </w:pPr>
            <w:r w:rsidRPr="007D3ECB">
              <w:t>DDG</w:t>
            </w:r>
          </w:p>
        </w:tc>
        <w:tc>
          <w:tcPr>
            <w:tcW w:w="7450" w:type="dxa"/>
          </w:tcPr>
          <w:p w14:paraId="72D8BF79" w14:textId="77777777" w:rsidR="000B0431" w:rsidRPr="007D3ECB" w:rsidRDefault="000B0431">
            <w:pPr>
              <w:pStyle w:val="BodyText"/>
              <w:spacing w:before="8"/>
            </w:pPr>
            <w:r w:rsidRPr="007D3ECB">
              <w:t>Deputy Director-General</w:t>
            </w:r>
          </w:p>
        </w:tc>
      </w:tr>
      <w:tr w:rsidR="007D3ECB" w:rsidRPr="007D3ECB" w14:paraId="34BDFE5A" w14:textId="77777777" w:rsidTr="000B0431">
        <w:tc>
          <w:tcPr>
            <w:tcW w:w="1980" w:type="dxa"/>
          </w:tcPr>
          <w:p w14:paraId="43384EC1" w14:textId="77777777" w:rsidR="000B0431" w:rsidRPr="007D3ECB" w:rsidRDefault="000B0431">
            <w:pPr>
              <w:pStyle w:val="BodyText"/>
              <w:spacing w:before="8"/>
            </w:pPr>
            <w:r w:rsidRPr="007D3ECB">
              <w:t>CD: SFMS</w:t>
            </w:r>
          </w:p>
        </w:tc>
        <w:tc>
          <w:tcPr>
            <w:tcW w:w="7450" w:type="dxa"/>
          </w:tcPr>
          <w:p w14:paraId="62320A32" w14:textId="77777777" w:rsidR="000B0431" w:rsidRPr="007D3ECB" w:rsidRDefault="000B0431">
            <w:pPr>
              <w:pStyle w:val="BodyText"/>
              <w:spacing w:before="8"/>
            </w:pPr>
            <w:r w:rsidRPr="007D3ECB">
              <w:t>Chief Director: Security and Facilities Management Services</w:t>
            </w:r>
          </w:p>
        </w:tc>
      </w:tr>
      <w:tr w:rsidR="007D3ECB" w:rsidRPr="007D3ECB" w14:paraId="23511175" w14:textId="77777777" w:rsidTr="000B0431">
        <w:tc>
          <w:tcPr>
            <w:tcW w:w="1980" w:type="dxa"/>
          </w:tcPr>
          <w:p w14:paraId="77D38288" w14:textId="77777777" w:rsidR="00D64029" w:rsidRPr="007D3ECB" w:rsidRDefault="00D64029">
            <w:pPr>
              <w:pStyle w:val="BodyText"/>
              <w:spacing w:before="8"/>
              <w:rPr>
                <w:rFonts w:ascii="Times New Roman"/>
                <w:sz w:val="29"/>
              </w:rPr>
            </w:pPr>
            <w:r w:rsidRPr="007D3ECB">
              <w:t>CIO</w:t>
            </w:r>
          </w:p>
        </w:tc>
        <w:tc>
          <w:tcPr>
            <w:tcW w:w="7450" w:type="dxa"/>
          </w:tcPr>
          <w:p w14:paraId="08439252" w14:textId="77777777" w:rsidR="00D64029" w:rsidRPr="007D3ECB" w:rsidRDefault="00D64029">
            <w:pPr>
              <w:pStyle w:val="BodyText"/>
              <w:spacing w:before="8"/>
              <w:rPr>
                <w:rFonts w:ascii="Times New Roman"/>
                <w:sz w:val="29"/>
              </w:rPr>
            </w:pPr>
            <w:r w:rsidRPr="007D3ECB">
              <w:t>Chief Information</w:t>
            </w:r>
            <w:r w:rsidRPr="007D3ECB">
              <w:rPr>
                <w:spacing w:val="6"/>
              </w:rPr>
              <w:t xml:space="preserve"> </w:t>
            </w:r>
            <w:r w:rsidRPr="007D3ECB">
              <w:t>Officer</w:t>
            </w:r>
          </w:p>
        </w:tc>
      </w:tr>
      <w:tr w:rsidR="007D3ECB" w:rsidRPr="007D3ECB" w14:paraId="42061B94" w14:textId="77777777" w:rsidTr="000B0431">
        <w:tc>
          <w:tcPr>
            <w:tcW w:w="1980" w:type="dxa"/>
          </w:tcPr>
          <w:p w14:paraId="78177BC9" w14:textId="77777777" w:rsidR="00D64029" w:rsidRPr="007D3ECB" w:rsidRDefault="00D64029">
            <w:pPr>
              <w:pStyle w:val="BodyText"/>
              <w:spacing w:before="8"/>
              <w:rPr>
                <w:rFonts w:ascii="Times New Roman"/>
                <w:sz w:val="29"/>
              </w:rPr>
            </w:pPr>
            <w:r w:rsidRPr="007D3ECB">
              <w:t>COMSEC</w:t>
            </w:r>
            <w:r w:rsidRPr="007D3ECB">
              <w:tab/>
            </w:r>
          </w:p>
        </w:tc>
        <w:tc>
          <w:tcPr>
            <w:tcW w:w="7450" w:type="dxa"/>
          </w:tcPr>
          <w:p w14:paraId="37F4B665" w14:textId="77777777" w:rsidR="00D64029" w:rsidRPr="007D3ECB" w:rsidRDefault="00D64029" w:rsidP="000B0431">
            <w:pPr>
              <w:tabs>
                <w:tab w:val="left" w:pos="1029"/>
                <w:tab w:val="left" w:pos="1030"/>
                <w:tab w:val="left" w:pos="2383"/>
                <w:tab w:val="left" w:pos="3059"/>
              </w:tabs>
              <w:spacing w:before="6"/>
              <w:rPr>
                <w:rFonts w:ascii="Times New Roman"/>
                <w:sz w:val="24"/>
                <w:szCs w:val="24"/>
              </w:rPr>
            </w:pPr>
            <w:r w:rsidRPr="007D3ECB">
              <w:rPr>
                <w:sz w:val="24"/>
                <w:szCs w:val="24"/>
              </w:rPr>
              <w:t>Electronic Communications Security (Pty)</w:t>
            </w:r>
            <w:r w:rsidRPr="007D3ECB">
              <w:rPr>
                <w:spacing w:val="15"/>
                <w:sz w:val="24"/>
                <w:szCs w:val="24"/>
              </w:rPr>
              <w:t xml:space="preserve"> </w:t>
            </w:r>
            <w:r w:rsidRPr="007D3ECB">
              <w:rPr>
                <w:sz w:val="24"/>
                <w:szCs w:val="24"/>
              </w:rPr>
              <w:t>Ltd</w:t>
            </w:r>
          </w:p>
        </w:tc>
      </w:tr>
      <w:tr w:rsidR="007D3ECB" w:rsidRPr="007D3ECB" w14:paraId="514A632B" w14:textId="77777777" w:rsidTr="000B0431">
        <w:tc>
          <w:tcPr>
            <w:tcW w:w="1980" w:type="dxa"/>
          </w:tcPr>
          <w:p w14:paraId="7F5CE344" w14:textId="77777777" w:rsidR="00D64029" w:rsidRPr="007D3ECB" w:rsidRDefault="00D64029">
            <w:pPr>
              <w:pStyle w:val="BodyText"/>
              <w:spacing w:before="8"/>
            </w:pPr>
            <w:r w:rsidRPr="007D3ECB">
              <w:t>DLRRD</w:t>
            </w:r>
          </w:p>
        </w:tc>
        <w:tc>
          <w:tcPr>
            <w:tcW w:w="7450" w:type="dxa"/>
          </w:tcPr>
          <w:p w14:paraId="29879420" w14:textId="77777777" w:rsidR="00D64029" w:rsidRPr="007D3ECB" w:rsidRDefault="000B0431">
            <w:pPr>
              <w:pStyle w:val="BodyText"/>
              <w:spacing w:before="8"/>
            </w:pPr>
            <w:r w:rsidRPr="007D3ECB">
              <w:t>Department of Land Reform &amp; Rural Development</w:t>
            </w:r>
          </w:p>
        </w:tc>
      </w:tr>
      <w:tr w:rsidR="007D3ECB" w:rsidRPr="007D3ECB" w14:paraId="7B10F1E4" w14:textId="77777777" w:rsidTr="000B0431">
        <w:tc>
          <w:tcPr>
            <w:tcW w:w="1980" w:type="dxa"/>
          </w:tcPr>
          <w:p w14:paraId="2DCB56C4" w14:textId="77777777" w:rsidR="00D64029" w:rsidRPr="007D3ECB" w:rsidRDefault="00D64029">
            <w:pPr>
              <w:pStyle w:val="BodyText"/>
              <w:spacing w:before="8"/>
              <w:rPr>
                <w:rFonts w:ascii="Times New Roman"/>
                <w:sz w:val="29"/>
              </w:rPr>
            </w:pPr>
            <w:r w:rsidRPr="007D3ECB">
              <w:t>D:</w:t>
            </w:r>
            <w:r w:rsidRPr="007D3ECB">
              <w:rPr>
                <w:spacing w:val="12"/>
              </w:rPr>
              <w:t xml:space="preserve"> </w:t>
            </w:r>
            <w:r w:rsidRPr="007D3ECB">
              <w:t>ICT</w:t>
            </w:r>
          </w:p>
        </w:tc>
        <w:tc>
          <w:tcPr>
            <w:tcW w:w="7450" w:type="dxa"/>
          </w:tcPr>
          <w:p w14:paraId="6CCC777D" w14:textId="77777777" w:rsidR="00D64029" w:rsidRPr="007D3ECB" w:rsidRDefault="00D64029">
            <w:pPr>
              <w:pStyle w:val="BodyText"/>
              <w:spacing w:before="8"/>
              <w:rPr>
                <w:rFonts w:ascii="Times New Roman"/>
                <w:sz w:val="29"/>
              </w:rPr>
            </w:pPr>
            <w:r w:rsidRPr="007D3ECB">
              <w:t>Director: Information and Communication</w:t>
            </w:r>
            <w:r w:rsidRPr="007D3ECB">
              <w:rPr>
                <w:spacing w:val="23"/>
              </w:rPr>
              <w:t xml:space="preserve"> </w:t>
            </w:r>
            <w:r w:rsidRPr="007D3ECB">
              <w:t>Technology</w:t>
            </w:r>
          </w:p>
        </w:tc>
      </w:tr>
      <w:tr w:rsidR="007D3ECB" w:rsidRPr="007D3ECB" w14:paraId="4DCED7C3" w14:textId="77777777" w:rsidTr="000B0431">
        <w:tc>
          <w:tcPr>
            <w:tcW w:w="1980" w:type="dxa"/>
          </w:tcPr>
          <w:p w14:paraId="541C9EDB" w14:textId="77777777" w:rsidR="00D64029" w:rsidRPr="007D3ECB" w:rsidRDefault="00D64029">
            <w:pPr>
              <w:pStyle w:val="BodyText"/>
              <w:spacing w:before="8"/>
              <w:rPr>
                <w:rFonts w:ascii="Times New Roman"/>
                <w:sz w:val="29"/>
              </w:rPr>
            </w:pPr>
            <w:r w:rsidRPr="007D3ECB">
              <w:t>GITO</w:t>
            </w:r>
          </w:p>
        </w:tc>
        <w:tc>
          <w:tcPr>
            <w:tcW w:w="7450" w:type="dxa"/>
          </w:tcPr>
          <w:p w14:paraId="6907081B" w14:textId="77777777" w:rsidR="00D64029" w:rsidRPr="007D3ECB" w:rsidRDefault="000B0431">
            <w:pPr>
              <w:pStyle w:val="BodyText"/>
              <w:spacing w:before="8"/>
              <w:rPr>
                <w:rFonts w:ascii="Times New Roman"/>
                <w:sz w:val="29"/>
              </w:rPr>
            </w:pPr>
            <w:r w:rsidRPr="007D3ECB">
              <w:t>Government Information Technology</w:t>
            </w:r>
            <w:r w:rsidRPr="007D3ECB">
              <w:rPr>
                <w:spacing w:val="12"/>
              </w:rPr>
              <w:t xml:space="preserve"> </w:t>
            </w:r>
            <w:r w:rsidRPr="007D3ECB">
              <w:t>Officers</w:t>
            </w:r>
          </w:p>
        </w:tc>
      </w:tr>
      <w:tr w:rsidR="007D3ECB" w:rsidRPr="007D3ECB" w14:paraId="70F13B37" w14:textId="77777777" w:rsidTr="000B0431">
        <w:tc>
          <w:tcPr>
            <w:tcW w:w="1980" w:type="dxa"/>
          </w:tcPr>
          <w:p w14:paraId="13383985" w14:textId="77777777" w:rsidR="000B0431" w:rsidRPr="007D3ECB" w:rsidRDefault="000B0431">
            <w:pPr>
              <w:pStyle w:val="BodyText"/>
              <w:spacing w:before="8"/>
            </w:pPr>
            <w:r w:rsidRPr="007D3ECB">
              <w:t>ISSS</w:t>
            </w:r>
          </w:p>
        </w:tc>
        <w:tc>
          <w:tcPr>
            <w:tcW w:w="7450" w:type="dxa"/>
          </w:tcPr>
          <w:p w14:paraId="6F036972" w14:textId="77777777" w:rsidR="000B0431" w:rsidRPr="007D3ECB" w:rsidRDefault="000B0431">
            <w:pPr>
              <w:pStyle w:val="BodyText"/>
              <w:spacing w:before="8"/>
            </w:pPr>
            <w:r w:rsidRPr="007D3ECB">
              <w:t>Information Systems Security Specialist</w:t>
            </w:r>
          </w:p>
        </w:tc>
      </w:tr>
      <w:tr w:rsidR="007D3ECB" w:rsidRPr="007D3ECB" w14:paraId="41949C25" w14:textId="77777777" w:rsidTr="000B0431">
        <w:tc>
          <w:tcPr>
            <w:tcW w:w="1980" w:type="dxa"/>
          </w:tcPr>
          <w:p w14:paraId="7179901C" w14:textId="77777777" w:rsidR="00D64029" w:rsidRPr="007D3ECB" w:rsidRDefault="000B0431">
            <w:pPr>
              <w:pStyle w:val="BodyText"/>
              <w:spacing w:before="8"/>
              <w:rPr>
                <w:rFonts w:ascii="Times New Roman"/>
                <w:sz w:val="29"/>
              </w:rPr>
            </w:pPr>
            <w:r w:rsidRPr="007D3ECB">
              <w:t>SANDF</w:t>
            </w:r>
          </w:p>
        </w:tc>
        <w:tc>
          <w:tcPr>
            <w:tcW w:w="7450" w:type="dxa"/>
          </w:tcPr>
          <w:p w14:paraId="5F9A67FF" w14:textId="77777777" w:rsidR="00D64029" w:rsidRPr="007D3ECB" w:rsidRDefault="000B0431">
            <w:pPr>
              <w:pStyle w:val="BodyText"/>
              <w:spacing w:before="8"/>
              <w:rPr>
                <w:rFonts w:ascii="Times New Roman"/>
                <w:sz w:val="29"/>
              </w:rPr>
            </w:pPr>
            <w:r w:rsidRPr="007D3ECB">
              <w:t>South African National Defense</w:t>
            </w:r>
            <w:r w:rsidRPr="007D3ECB">
              <w:rPr>
                <w:spacing w:val="10"/>
              </w:rPr>
              <w:t xml:space="preserve"> </w:t>
            </w:r>
            <w:r w:rsidRPr="007D3ECB">
              <w:t>Force</w:t>
            </w:r>
          </w:p>
        </w:tc>
      </w:tr>
      <w:tr w:rsidR="007D3ECB" w:rsidRPr="007D3ECB" w14:paraId="3A118D77" w14:textId="77777777" w:rsidTr="000B0431">
        <w:tc>
          <w:tcPr>
            <w:tcW w:w="1980" w:type="dxa"/>
          </w:tcPr>
          <w:p w14:paraId="7D37109A" w14:textId="77777777" w:rsidR="00D64029" w:rsidRPr="007D3ECB" w:rsidRDefault="000B0431">
            <w:pPr>
              <w:pStyle w:val="BodyText"/>
              <w:spacing w:before="8"/>
              <w:rPr>
                <w:rFonts w:ascii="Times New Roman"/>
                <w:sz w:val="29"/>
              </w:rPr>
            </w:pPr>
            <w:r w:rsidRPr="007D3ECB">
              <w:t>SAPS</w:t>
            </w:r>
          </w:p>
        </w:tc>
        <w:tc>
          <w:tcPr>
            <w:tcW w:w="7450" w:type="dxa"/>
          </w:tcPr>
          <w:p w14:paraId="4484E9FE" w14:textId="77777777" w:rsidR="00D64029" w:rsidRPr="007D3ECB" w:rsidRDefault="000B0431">
            <w:pPr>
              <w:pStyle w:val="BodyText"/>
              <w:spacing w:before="8"/>
              <w:rPr>
                <w:rFonts w:ascii="Times New Roman"/>
                <w:sz w:val="29"/>
              </w:rPr>
            </w:pPr>
            <w:r w:rsidRPr="007D3ECB">
              <w:t>South African Police</w:t>
            </w:r>
            <w:r w:rsidRPr="007D3ECB">
              <w:rPr>
                <w:spacing w:val="59"/>
              </w:rPr>
              <w:t xml:space="preserve"> </w:t>
            </w:r>
            <w:r w:rsidRPr="007D3ECB">
              <w:t>Service</w:t>
            </w:r>
          </w:p>
        </w:tc>
      </w:tr>
      <w:tr w:rsidR="007D3ECB" w:rsidRPr="007D3ECB" w14:paraId="38ABCAB5" w14:textId="77777777" w:rsidTr="000B0431">
        <w:tc>
          <w:tcPr>
            <w:tcW w:w="1980" w:type="dxa"/>
          </w:tcPr>
          <w:p w14:paraId="4E6CE00D" w14:textId="77777777" w:rsidR="00D64029" w:rsidRPr="007D3ECB" w:rsidRDefault="000B0431">
            <w:pPr>
              <w:pStyle w:val="BodyText"/>
              <w:spacing w:before="8"/>
              <w:rPr>
                <w:rFonts w:ascii="Times New Roman"/>
                <w:sz w:val="29"/>
              </w:rPr>
            </w:pPr>
            <w:r w:rsidRPr="007D3ECB">
              <w:t>SSA</w:t>
            </w:r>
          </w:p>
        </w:tc>
        <w:tc>
          <w:tcPr>
            <w:tcW w:w="7450" w:type="dxa"/>
          </w:tcPr>
          <w:p w14:paraId="41DC3A0D" w14:textId="77777777" w:rsidR="00D64029" w:rsidRPr="007D3ECB" w:rsidRDefault="000B0431">
            <w:pPr>
              <w:pStyle w:val="BodyText"/>
              <w:spacing w:before="8"/>
              <w:rPr>
                <w:rFonts w:ascii="Times New Roman"/>
                <w:sz w:val="29"/>
              </w:rPr>
            </w:pPr>
            <w:r w:rsidRPr="007D3ECB">
              <w:t>State Security Agency</w:t>
            </w:r>
          </w:p>
        </w:tc>
      </w:tr>
      <w:tr w:rsidR="007D3ECB" w:rsidRPr="007D3ECB" w14:paraId="7E1A0EAD" w14:textId="77777777" w:rsidTr="000B0431">
        <w:tc>
          <w:tcPr>
            <w:tcW w:w="1980" w:type="dxa"/>
          </w:tcPr>
          <w:p w14:paraId="318C4E42" w14:textId="77777777" w:rsidR="000B0431" w:rsidRPr="007D3ECB" w:rsidRDefault="000B0431">
            <w:pPr>
              <w:pStyle w:val="BodyText"/>
              <w:spacing w:before="8"/>
            </w:pPr>
            <w:r w:rsidRPr="007D3ECB">
              <w:t>DPCI</w:t>
            </w:r>
          </w:p>
        </w:tc>
        <w:tc>
          <w:tcPr>
            <w:tcW w:w="7450" w:type="dxa"/>
          </w:tcPr>
          <w:p w14:paraId="6EA2FEE8" w14:textId="77777777" w:rsidR="000B0431" w:rsidRPr="007D3ECB" w:rsidRDefault="000B0431">
            <w:pPr>
              <w:pStyle w:val="BodyText"/>
              <w:spacing w:before="8"/>
            </w:pPr>
            <w:r w:rsidRPr="007D3ECB">
              <w:t>Department of Priority Crime Investigations</w:t>
            </w:r>
          </w:p>
        </w:tc>
      </w:tr>
      <w:tr w:rsidR="007D3ECB" w:rsidRPr="007D3ECB" w14:paraId="400F2523" w14:textId="77777777" w:rsidTr="000B0431">
        <w:tc>
          <w:tcPr>
            <w:tcW w:w="1980" w:type="dxa"/>
          </w:tcPr>
          <w:p w14:paraId="48B2018D" w14:textId="77777777" w:rsidR="000B0431" w:rsidRPr="007D3ECB" w:rsidRDefault="000B0431">
            <w:pPr>
              <w:pStyle w:val="BodyText"/>
              <w:spacing w:before="8"/>
            </w:pPr>
            <w:r w:rsidRPr="007D3ECB">
              <w:t>SMS</w:t>
            </w:r>
          </w:p>
        </w:tc>
        <w:tc>
          <w:tcPr>
            <w:tcW w:w="7450" w:type="dxa"/>
          </w:tcPr>
          <w:p w14:paraId="6FF25E0E" w14:textId="77777777" w:rsidR="000B0431" w:rsidRPr="007D3ECB" w:rsidRDefault="000B0431">
            <w:pPr>
              <w:pStyle w:val="BodyText"/>
              <w:spacing w:before="8"/>
            </w:pPr>
            <w:r w:rsidRPr="007D3ECB">
              <w:t>Senior Management</w:t>
            </w:r>
            <w:r w:rsidRPr="007D3ECB">
              <w:rPr>
                <w:spacing w:val="1"/>
              </w:rPr>
              <w:t xml:space="preserve"> </w:t>
            </w:r>
            <w:r w:rsidRPr="007D3ECB">
              <w:t>Service</w:t>
            </w:r>
          </w:p>
        </w:tc>
      </w:tr>
    </w:tbl>
    <w:p w14:paraId="201098D7" w14:textId="77777777" w:rsidR="000B5EF3" w:rsidRDefault="000B5EF3">
      <w:pPr>
        <w:pStyle w:val="BodyText"/>
        <w:spacing w:before="8"/>
        <w:rPr>
          <w:rFonts w:ascii="Times New Roman"/>
          <w:sz w:val="29"/>
        </w:rPr>
      </w:pPr>
    </w:p>
    <w:p w14:paraId="37C443E0" w14:textId="77777777" w:rsidR="000B5EF3" w:rsidRDefault="000B5EF3">
      <w:pPr>
        <w:pStyle w:val="BodyText"/>
        <w:spacing w:before="8"/>
        <w:rPr>
          <w:rFonts w:ascii="Times New Roman"/>
          <w:sz w:val="29"/>
        </w:rPr>
      </w:pPr>
    </w:p>
    <w:p w14:paraId="7F6CC50F" w14:textId="77777777" w:rsidR="000B5EF3" w:rsidRDefault="000B5EF3">
      <w:pPr>
        <w:pStyle w:val="BodyText"/>
        <w:spacing w:before="8"/>
        <w:rPr>
          <w:rFonts w:ascii="Times New Roman"/>
          <w:sz w:val="29"/>
        </w:rPr>
      </w:pPr>
    </w:p>
    <w:p w14:paraId="0AD0C4BE" w14:textId="77777777" w:rsidR="000B5EF3" w:rsidRDefault="000B5EF3">
      <w:pPr>
        <w:pStyle w:val="BodyText"/>
        <w:spacing w:before="8"/>
        <w:rPr>
          <w:rFonts w:ascii="Times New Roman"/>
          <w:sz w:val="29"/>
        </w:rPr>
      </w:pPr>
    </w:p>
    <w:p w14:paraId="06185CE8" w14:textId="77777777" w:rsidR="004C0B39" w:rsidRDefault="004C0B39">
      <w:pPr>
        <w:pStyle w:val="BodyText"/>
        <w:spacing w:before="8"/>
        <w:rPr>
          <w:rFonts w:ascii="Times New Roman"/>
          <w:sz w:val="29"/>
        </w:rPr>
      </w:pPr>
    </w:p>
    <w:p w14:paraId="6FB0E660" w14:textId="77777777" w:rsidR="004C0B39" w:rsidRDefault="004C0B39">
      <w:pPr>
        <w:pStyle w:val="BodyText"/>
        <w:spacing w:before="8"/>
        <w:rPr>
          <w:rFonts w:ascii="Times New Roman"/>
          <w:sz w:val="29"/>
        </w:rPr>
      </w:pPr>
    </w:p>
    <w:p w14:paraId="7082F69F" w14:textId="77777777" w:rsidR="004C0B39" w:rsidRDefault="004C0B39">
      <w:pPr>
        <w:pStyle w:val="BodyText"/>
        <w:spacing w:before="8"/>
        <w:rPr>
          <w:rFonts w:ascii="Times New Roman"/>
          <w:sz w:val="29"/>
        </w:rPr>
      </w:pPr>
    </w:p>
    <w:p w14:paraId="6B3C1471" w14:textId="77777777" w:rsidR="004C0B39" w:rsidRDefault="004C0B39">
      <w:pPr>
        <w:pStyle w:val="BodyText"/>
        <w:spacing w:before="8"/>
        <w:rPr>
          <w:rFonts w:ascii="Times New Roman"/>
          <w:sz w:val="29"/>
        </w:rPr>
      </w:pPr>
    </w:p>
    <w:p w14:paraId="7AE9156E" w14:textId="77777777" w:rsidR="004C0B39" w:rsidRDefault="004C0B39">
      <w:pPr>
        <w:pStyle w:val="BodyText"/>
        <w:spacing w:before="8"/>
        <w:rPr>
          <w:rFonts w:ascii="Times New Roman"/>
          <w:sz w:val="29"/>
        </w:rPr>
      </w:pPr>
    </w:p>
    <w:p w14:paraId="5AE809D5" w14:textId="77777777" w:rsidR="004C0B39" w:rsidRDefault="004C0B39">
      <w:pPr>
        <w:pStyle w:val="BodyText"/>
        <w:spacing w:before="8"/>
        <w:rPr>
          <w:rFonts w:ascii="Times New Roman"/>
          <w:sz w:val="29"/>
        </w:rPr>
      </w:pPr>
    </w:p>
    <w:p w14:paraId="12CE0760" w14:textId="77777777" w:rsidR="004C0B39" w:rsidRDefault="004C0B39">
      <w:pPr>
        <w:pStyle w:val="BodyText"/>
        <w:spacing w:before="8"/>
        <w:rPr>
          <w:rFonts w:ascii="Times New Roman"/>
          <w:sz w:val="29"/>
        </w:rPr>
      </w:pPr>
    </w:p>
    <w:p w14:paraId="04FD9CEF" w14:textId="77777777" w:rsidR="007D3ECB" w:rsidRDefault="007D3ECB">
      <w:pPr>
        <w:pStyle w:val="BodyText"/>
        <w:spacing w:before="8"/>
        <w:rPr>
          <w:rFonts w:ascii="Times New Roman"/>
          <w:sz w:val="29"/>
        </w:rPr>
      </w:pPr>
    </w:p>
    <w:p w14:paraId="107A3300" w14:textId="77777777" w:rsidR="007D3ECB" w:rsidRDefault="007D3ECB">
      <w:pPr>
        <w:pStyle w:val="BodyText"/>
        <w:spacing w:before="8"/>
        <w:rPr>
          <w:rFonts w:ascii="Times New Roman"/>
          <w:sz w:val="29"/>
        </w:rPr>
      </w:pPr>
    </w:p>
    <w:p w14:paraId="3B0346FD" w14:textId="77777777" w:rsidR="007D3ECB" w:rsidRDefault="007D3ECB">
      <w:pPr>
        <w:pStyle w:val="BodyText"/>
        <w:spacing w:before="8"/>
        <w:rPr>
          <w:rFonts w:ascii="Times New Roman"/>
          <w:sz w:val="29"/>
        </w:rPr>
      </w:pPr>
    </w:p>
    <w:p w14:paraId="07C73666" w14:textId="77777777" w:rsidR="007D3ECB" w:rsidRDefault="007D3ECB">
      <w:pPr>
        <w:pStyle w:val="BodyText"/>
        <w:spacing w:before="8"/>
        <w:rPr>
          <w:rFonts w:ascii="Times New Roman"/>
          <w:sz w:val="29"/>
        </w:rPr>
      </w:pPr>
    </w:p>
    <w:p w14:paraId="007E9C68" w14:textId="77777777" w:rsidR="007D3ECB" w:rsidRDefault="007D3ECB">
      <w:pPr>
        <w:pStyle w:val="BodyText"/>
        <w:spacing w:before="8"/>
        <w:rPr>
          <w:rFonts w:ascii="Times New Roman"/>
          <w:sz w:val="29"/>
        </w:rPr>
      </w:pPr>
    </w:p>
    <w:p w14:paraId="144301D9" w14:textId="77777777" w:rsidR="007D3ECB" w:rsidRDefault="007D3ECB">
      <w:pPr>
        <w:pStyle w:val="BodyText"/>
        <w:spacing w:before="8"/>
        <w:rPr>
          <w:rFonts w:ascii="Times New Roman"/>
          <w:sz w:val="29"/>
        </w:rPr>
      </w:pPr>
    </w:p>
    <w:p w14:paraId="69AAA0EC" w14:textId="77777777" w:rsidR="007D3ECB" w:rsidRDefault="007D3ECB">
      <w:pPr>
        <w:pStyle w:val="BodyText"/>
        <w:spacing w:before="8"/>
        <w:rPr>
          <w:rFonts w:ascii="Times New Roman"/>
          <w:sz w:val="29"/>
        </w:rPr>
      </w:pPr>
    </w:p>
    <w:p w14:paraId="51EC60D4" w14:textId="77777777" w:rsidR="007D3ECB" w:rsidRDefault="007D3ECB">
      <w:pPr>
        <w:pStyle w:val="BodyText"/>
        <w:spacing w:before="8"/>
        <w:rPr>
          <w:rFonts w:ascii="Times New Roman"/>
          <w:sz w:val="29"/>
        </w:rPr>
      </w:pPr>
    </w:p>
    <w:p w14:paraId="744B7423" w14:textId="77777777" w:rsidR="007D3ECB" w:rsidRDefault="007D3ECB">
      <w:pPr>
        <w:pStyle w:val="BodyText"/>
        <w:spacing w:before="8"/>
        <w:rPr>
          <w:rFonts w:ascii="Times New Roman"/>
          <w:sz w:val="29"/>
        </w:rPr>
      </w:pPr>
    </w:p>
    <w:p w14:paraId="0350D398" w14:textId="77777777" w:rsidR="002F7318" w:rsidRDefault="002F7318">
      <w:pPr>
        <w:pStyle w:val="BodyText"/>
        <w:spacing w:before="8"/>
        <w:rPr>
          <w:rFonts w:ascii="Times New Roman"/>
          <w:sz w:val="29"/>
        </w:rPr>
      </w:pPr>
    </w:p>
    <w:p w14:paraId="6DA8A3BE" w14:textId="77777777" w:rsidR="002F7318" w:rsidRDefault="002F7318">
      <w:pPr>
        <w:pStyle w:val="BodyText"/>
        <w:spacing w:before="8"/>
        <w:rPr>
          <w:rFonts w:ascii="Times New Roman"/>
          <w:sz w:val="29"/>
        </w:rPr>
      </w:pPr>
    </w:p>
    <w:p w14:paraId="0DB35BBA" w14:textId="77777777" w:rsidR="007D3ECB" w:rsidRDefault="007D3ECB">
      <w:pPr>
        <w:pStyle w:val="BodyText"/>
        <w:spacing w:before="8"/>
        <w:rPr>
          <w:rFonts w:ascii="Times New Roman"/>
          <w:sz w:val="29"/>
        </w:rPr>
      </w:pPr>
    </w:p>
    <w:p w14:paraId="34D2AF89" w14:textId="77777777" w:rsidR="000B5EF3" w:rsidRDefault="000B5EF3">
      <w:pPr>
        <w:pStyle w:val="BodyText"/>
        <w:spacing w:before="8"/>
        <w:rPr>
          <w:rFonts w:ascii="Times New Roman"/>
          <w:sz w:val="29"/>
        </w:rPr>
      </w:pPr>
    </w:p>
    <w:p w14:paraId="11A4E0C1" w14:textId="77777777" w:rsidR="004C0B39" w:rsidRPr="004C0B39" w:rsidRDefault="004C0B39" w:rsidP="004C0B39">
      <w:pPr>
        <w:tabs>
          <w:tab w:val="left" w:pos="883"/>
          <w:tab w:val="left" w:pos="884"/>
        </w:tabs>
        <w:rPr>
          <w:b/>
        </w:rPr>
      </w:pPr>
      <w:r w:rsidRPr="004C0B39">
        <w:rPr>
          <w:b/>
        </w:rPr>
        <w:lastRenderedPageBreak/>
        <w:t>DEFINITION OF</w:t>
      </w:r>
      <w:r w:rsidRPr="004C0B39">
        <w:rPr>
          <w:b/>
          <w:spacing w:val="4"/>
        </w:rPr>
        <w:t xml:space="preserve"> </w:t>
      </w:r>
      <w:r w:rsidRPr="004C0B39">
        <w:rPr>
          <w:b/>
        </w:rPr>
        <w:t>TERMS</w:t>
      </w:r>
    </w:p>
    <w:p w14:paraId="7D4F189D" w14:textId="77777777" w:rsidR="004C0B39" w:rsidRDefault="004C0B39" w:rsidP="004C0B39">
      <w:pPr>
        <w:pStyle w:val="BodyText"/>
        <w:spacing w:before="1"/>
        <w:rPr>
          <w:b/>
          <w:sz w:val="23"/>
        </w:rPr>
      </w:pPr>
    </w:p>
    <w:p w14:paraId="5E702A55" w14:textId="77777777" w:rsidR="004C0B39" w:rsidRDefault="004C0B39" w:rsidP="004C0B39">
      <w:r>
        <w:t xml:space="preserve">In the Security Policy, unless the context indicates </w:t>
      </w:r>
      <w:r w:rsidR="00E3600C">
        <w:t>otherwise: -</w:t>
      </w:r>
    </w:p>
    <w:p w14:paraId="1014DCEB" w14:textId="77777777" w:rsidR="004C0B39" w:rsidRDefault="004C0B39" w:rsidP="004C0B39">
      <w:pPr>
        <w:pStyle w:val="BodyText"/>
        <w:spacing w:before="2"/>
        <w:rPr>
          <w:sz w:val="20"/>
        </w:rPr>
      </w:pPr>
    </w:p>
    <w:p w14:paraId="0B6BD547" w14:textId="77777777" w:rsidR="004C0B39" w:rsidRDefault="004C0B39" w:rsidP="004C0B39">
      <w:pPr>
        <w:pStyle w:val="BodyText"/>
        <w:spacing w:before="2"/>
        <w:rPr>
          <w:sz w:val="20"/>
        </w:rPr>
      </w:pPr>
    </w:p>
    <w:tbl>
      <w:tblPr>
        <w:tblStyle w:val="TableGrid"/>
        <w:tblW w:w="10774" w:type="dxa"/>
        <w:tblInd w:w="-714" w:type="dxa"/>
        <w:tblLook w:val="04A0" w:firstRow="1" w:lastRow="0" w:firstColumn="1" w:lastColumn="0" w:noHBand="0" w:noVBand="1"/>
      </w:tblPr>
      <w:tblGrid>
        <w:gridCol w:w="2694"/>
        <w:gridCol w:w="8080"/>
      </w:tblGrid>
      <w:tr w:rsidR="004C0B39" w14:paraId="6B3E5A1B" w14:textId="77777777" w:rsidTr="004C0B39">
        <w:tc>
          <w:tcPr>
            <w:tcW w:w="2694" w:type="dxa"/>
          </w:tcPr>
          <w:p w14:paraId="42E1B738" w14:textId="77777777" w:rsidR="004C0B39" w:rsidRDefault="004C0B39" w:rsidP="004C0B39">
            <w:pPr>
              <w:tabs>
                <w:tab w:val="left" w:pos="1416"/>
              </w:tabs>
              <w:spacing w:line="244" w:lineRule="auto"/>
              <w:ind w:right="559"/>
            </w:pPr>
            <w:r>
              <w:t>“</w:t>
            </w:r>
            <w:r w:rsidRPr="004C0B39">
              <w:rPr>
                <w:b/>
              </w:rPr>
              <w:t>Accreditation</w:t>
            </w:r>
            <w:r>
              <w:t xml:space="preserve">” </w:t>
            </w:r>
          </w:p>
          <w:p w14:paraId="683EC28C" w14:textId="77777777" w:rsidR="004C0B39" w:rsidRDefault="004C0B39" w:rsidP="004C0B39">
            <w:pPr>
              <w:pStyle w:val="BodyText"/>
              <w:spacing w:before="2"/>
              <w:rPr>
                <w:sz w:val="20"/>
              </w:rPr>
            </w:pPr>
          </w:p>
        </w:tc>
        <w:tc>
          <w:tcPr>
            <w:tcW w:w="8080" w:type="dxa"/>
          </w:tcPr>
          <w:p w14:paraId="4ABA6194" w14:textId="77777777" w:rsidR="004C0B39" w:rsidRDefault="004C0B39" w:rsidP="00957E54">
            <w:pPr>
              <w:tabs>
                <w:tab w:val="left" w:pos="1416"/>
              </w:tabs>
              <w:spacing w:line="244" w:lineRule="auto"/>
              <w:ind w:right="559"/>
              <w:jc w:val="both"/>
              <w:rPr>
                <w:sz w:val="20"/>
              </w:rPr>
            </w:pPr>
            <w:r>
              <w:t xml:space="preserve">means the official </w:t>
            </w:r>
            <w:r w:rsidR="00957E54">
              <w:t>authorization</w:t>
            </w:r>
            <w:r>
              <w:t xml:space="preserve"> by management for the operation of the information and communication technology (ICT) system, and an acceptance by that management of the associated residual risk. Accreditation is based on the certification process as well as other management</w:t>
            </w:r>
            <w:r w:rsidRPr="004C0B39">
              <w:rPr>
                <w:spacing w:val="3"/>
              </w:rPr>
              <w:t xml:space="preserve"> </w:t>
            </w:r>
            <w:r>
              <w:t>considerations.</w:t>
            </w:r>
          </w:p>
        </w:tc>
      </w:tr>
      <w:tr w:rsidR="004C0B39" w14:paraId="164F74B2" w14:textId="77777777" w:rsidTr="004C0B39">
        <w:tc>
          <w:tcPr>
            <w:tcW w:w="2694" w:type="dxa"/>
          </w:tcPr>
          <w:p w14:paraId="5213BADD" w14:textId="77777777" w:rsidR="004C0B39" w:rsidRDefault="004C0B39" w:rsidP="004C0B39">
            <w:pPr>
              <w:pStyle w:val="BodyText"/>
              <w:spacing w:before="2"/>
              <w:rPr>
                <w:sz w:val="20"/>
              </w:rPr>
            </w:pPr>
            <w:r>
              <w:t>“</w:t>
            </w:r>
            <w:r>
              <w:rPr>
                <w:b/>
              </w:rPr>
              <w:t>Assets</w:t>
            </w:r>
            <w:r>
              <w:t>”</w:t>
            </w:r>
          </w:p>
        </w:tc>
        <w:tc>
          <w:tcPr>
            <w:tcW w:w="8080" w:type="dxa"/>
          </w:tcPr>
          <w:p w14:paraId="59F49044" w14:textId="77777777" w:rsidR="004C0B39" w:rsidRDefault="004C0B39" w:rsidP="00957E54">
            <w:pPr>
              <w:tabs>
                <w:tab w:val="left" w:pos="1416"/>
              </w:tabs>
              <w:spacing w:before="8" w:line="244" w:lineRule="auto"/>
              <w:ind w:right="560"/>
              <w:jc w:val="both"/>
              <w:rPr>
                <w:sz w:val="20"/>
              </w:rPr>
            </w:pPr>
            <w:r>
              <w:t xml:space="preserve">mean material and </w:t>
            </w:r>
            <w:r w:rsidR="00957E54">
              <w:t xml:space="preserve">immaterial property </w:t>
            </w:r>
            <w:r w:rsidR="00E3600C">
              <w:t xml:space="preserve">of </w:t>
            </w:r>
            <w:r w:rsidR="0020186C">
              <w:t>the department</w:t>
            </w:r>
            <w:r>
              <w:t>. Assets include but are not limited to information in all forms and stored on any media, networks or systems or material, real property, financial resources,</w:t>
            </w:r>
            <w:r w:rsidRPr="004C0B39">
              <w:rPr>
                <w:spacing w:val="17"/>
              </w:rPr>
              <w:t xml:space="preserve"> </w:t>
            </w:r>
            <w:r>
              <w:t>employee</w:t>
            </w:r>
            <w:r w:rsidRPr="004C0B39">
              <w:rPr>
                <w:spacing w:val="13"/>
              </w:rPr>
              <w:t xml:space="preserve"> </w:t>
            </w:r>
            <w:r>
              <w:t>trust,</w:t>
            </w:r>
            <w:r w:rsidRPr="004C0B39">
              <w:rPr>
                <w:spacing w:val="18"/>
              </w:rPr>
              <w:t xml:space="preserve"> </w:t>
            </w:r>
            <w:r>
              <w:t>public</w:t>
            </w:r>
            <w:r w:rsidRPr="004C0B39">
              <w:rPr>
                <w:spacing w:val="17"/>
              </w:rPr>
              <w:t xml:space="preserve"> </w:t>
            </w:r>
            <w:r w:rsidR="00957E54">
              <w:t>confidence,</w:t>
            </w:r>
            <w:r w:rsidRPr="004C0B39">
              <w:rPr>
                <w:spacing w:val="17"/>
              </w:rPr>
              <w:t xml:space="preserve"> </w:t>
            </w:r>
            <w:r>
              <w:t>and</w:t>
            </w:r>
            <w:r w:rsidRPr="004C0B39">
              <w:rPr>
                <w:spacing w:val="14"/>
              </w:rPr>
              <w:t xml:space="preserve"> </w:t>
            </w:r>
            <w:r>
              <w:t>international</w:t>
            </w:r>
            <w:r w:rsidRPr="004C0B39">
              <w:rPr>
                <w:spacing w:val="15"/>
              </w:rPr>
              <w:t xml:space="preserve"> </w:t>
            </w:r>
            <w:r>
              <w:t>reputation.</w:t>
            </w:r>
          </w:p>
        </w:tc>
      </w:tr>
      <w:tr w:rsidR="004C0B39" w14:paraId="6810EF14" w14:textId="77777777" w:rsidTr="004C0B39">
        <w:tc>
          <w:tcPr>
            <w:tcW w:w="2694" w:type="dxa"/>
          </w:tcPr>
          <w:p w14:paraId="013C8B0A" w14:textId="77777777" w:rsidR="004C0B39" w:rsidRDefault="004C0B39" w:rsidP="004C0B39">
            <w:pPr>
              <w:pStyle w:val="BodyText"/>
              <w:spacing w:before="2"/>
              <w:rPr>
                <w:sz w:val="20"/>
              </w:rPr>
            </w:pPr>
            <w:r>
              <w:t>“</w:t>
            </w:r>
            <w:r>
              <w:rPr>
                <w:b/>
              </w:rPr>
              <w:t>Availability</w:t>
            </w:r>
            <w:r>
              <w:t>”</w:t>
            </w:r>
          </w:p>
        </w:tc>
        <w:tc>
          <w:tcPr>
            <w:tcW w:w="8080" w:type="dxa"/>
          </w:tcPr>
          <w:p w14:paraId="0AAE9EDB" w14:textId="77777777" w:rsidR="004C0B39" w:rsidRDefault="004C0B39" w:rsidP="004C0B39">
            <w:pPr>
              <w:pStyle w:val="BodyText"/>
              <w:spacing w:before="2"/>
              <w:jc w:val="both"/>
              <w:rPr>
                <w:sz w:val="20"/>
              </w:rPr>
            </w:pPr>
            <w:r w:rsidRPr="004C0B39">
              <w:rPr>
                <w:sz w:val="20"/>
              </w:rPr>
              <w:t xml:space="preserve">means the condition of being usable on demand to support operations, </w:t>
            </w:r>
            <w:r w:rsidR="00957E54" w:rsidRPr="004C0B39">
              <w:rPr>
                <w:sz w:val="20"/>
              </w:rPr>
              <w:t>programs</w:t>
            </w:r>
            <w:r w:rsidRPr="004C0B39">
              <w:rPr>
                <w:sz w:val="20"/>
              </w:rPr>
              <w:t xml:space="preserve"> and services.</w:t>
            </w:r>
          </w:p>
        </w:tc>
      </w:tr>
      <w:tr w:rsidR="004C0B39" w14:paraId="0BDBD429" w14:textId="77777777" w:rsidTr="004C0B39">
        <w:tc>
          <w:tcPr>
            <w:tcW w:w="2694" w:type="dxa"/>
          </w:tcPr>
          <w:p w14:paraId="6CB0CE75" w14:textId="77777777" w:rsidR="004C0B39" w:rsidRDefault="004C0B39" w:rsidP="004C0B39">
            <w:pPr>
              <w:pStyle w:val="BodyText"/>
              <w:spacing w:before="2"/>
              <w:rPr>
                <w:sz w:val="20"/>
              </w:rPr>
            </w:pPr>
            <w:r>
              <w:t>“</w:t>
            </w:r>
            <w:r>
              <w:rPr>
                <w:b/>
              </w:rPr>
              <w:t>Business continuity planning</w:t>
            </w:r>
            <w:r>
              <w:t>”</w:t>
            </w:r>
          </w:p>
        </w:tc>
        <w:tc>
          <w:tcPr>
            <w:tcW w:w="8080" w:type="dxa"/>
          </w:tcPr>
          <w:p w14:paraId="55ED4E25" w14:textId="77777777" w:rsidR="004C0B39" w:rsidRDefault="004C0B39" w:rsidP="004C0B39">
            <w:pPr>
              <w:pStyle w:val="BodyText"/>
              <w:spacing w:before="2"/>
              <w:jc w:val="both"/>
              <w:rPr>
                <w:sz w:val="20"/>
              </w:rPr>
            </w:pPr>
            <w:r w:rsidRPr="004C0B39">
              <w:rPr>
                <w:sz w:val="20"/>
              </w:rPr>
              <w:t>includes the development of plans, measures, procedures and arrangements to ensure minimal or no interruption of the availability of critical services and assets.</w:t>
            </w:r>
          </w:p>
        </w:tc>
      </w:tr>
      <w:tr w:rsidR="004C0B39" w14:paraId="3F182753" w14:textId="77777777" w:rsidTr="004C0B39">
        <w:tc>
          <w:tcPr>
            <w:tcW w:w="2694" w:type="dxa"/>
          </w:tcPr>
          <w:p w14:paraId="0B66DFE5" w14:textId="77777777" w:rsidR="004C0B39" w:rsidRDefault="004C0B39" w:rsidP="004C0B39">
            <w:pPr>
              <w:pStyle w:val="BodyText"/>
              <w:spacing w:before="2"/>
              <w:rPr>
                <w:sz w:val="20"/>
              </w:rPr>
            </w:pPr>
            <w:r>
              <w:t>“</w:t>
            </w:r>
            <w:r>
              <w:rPr>
                <w:b/>
              </w:rPr>
              <w:t>Certification”</w:t>
            </w:r>
          </w:p>
        </w:tc>
        <w:tc>
          <w:tcPr>
            <w:tcW w:w="8080" w:type="dxa"/>
          </w:tcPr>
          <w:p w14:paraId="04A8141C" w14:textId="77777777" w:rsidR="004C0B39" w:rsidRDefault="004C0B39" w:rsidP="00957E54">
            <w:pPr>
              <w:spacing w:before="68" w:line="244" w:lineRule="auto"/>
              <w:ind w:right="560"/>
              <w:jc w:val="both"/>
              <w:rPr>
                <w:sz w:val="20"/>
              </w:rPr>
            </w:pPr>
            <w:r>
              <w:t>means the issuing of a certificate certifying that a comprehensive evaluation of the technical and non-technical security features</w:t>
            </w:r>
            <w:r>
              <w:rPr>
                <w:spacing w:val="15"/>
              </w:rPr>
              <w:t xml:space="preserve"> </w:t>
            </w:r>
            <w:r>
              <w:t>of</w:t>
            </w:r>
            <w:r>
              <w:rPr>
                <w:spacing w:val="15"/>
              </w:rPr>
              <w:t xml:space="preserve"> </w:t>
            </w:r>
            <w:r>
              <w:t>an</w:t>
            </w:r>
            <w:r>
              <w:rPr>
                <w:spacing w:val="12"/>
              </w:rPr>
              <w:t xml:space="preserve"> </w:t>
            </w:r>
            <w:r>
              <w:t>Information</w:t>
            </w:r>
            <w:r>
              <w:rPr>
                <w:spacing w:val="16"/>
              </w:rPr>
              <w:t xml:space="preserve"> </w:t>
            </w:r>
            <w:r>
              <w:t>and</w:t>
            </w:r>
            <w:r>
              <w:rPr>
                <w:spacing w:val="15"/>
              </w:rPr>
              <w:t xml:space="preserve"> </w:t>
            </w:r>
            <w:r>
              <w:t>Communication</w:t>
            </w:r>
            <w:r>
              <w:rPr>
                <w:spacing w:val="12"/>
              </w:rPr>
              <w:t xml:space="preserve"> </w:t>
            </w:r>
            <w:r>
              <w:t>Technology</w:t>
            </w:r>
            <w:r>
              <w:rPr>
                <w:spacing w:val="14"/>
              </w:rPr>
              <w:t xml:space="preserve"> </w:t>
            </w:r>
            <w:r w:rsidR="00957E54">
              <w:t>system (</w:t>
            </w:r>
            <w:r>
              <w:t>hereinafter referred to as an ICT system) and its related safeguards has been undertaken and that it was established that its design and implementation meets a specific set of security requirements.</w:t>
            </w:r>
          </w:p>
        </w:tc>
      </w:tr>
      <w:tr w:rsidR="004C0B39" w14:paraId="27C4058F" w14:textId="77777777" w:rsidTr="004C0B39">
        <w:tc>
          <w:tcPr>
            <w:tcW w:w="2694" w:type="dxa"/>
          </w:tcPr>
          <w:p w14:paraId="1CA97AFD" w14:textId="77777777" w:rsidR="004C0B39" w:rsidRDefault="004C0B39" w:rsidP="004C0B39">
            <w:pPr>
              <w:pStyle w:val="BodyText"/>
              <w:spacing w:before="2"/>
              <w:rPr>
                <w:sz w:val="20"/>
              </w:rPr>
            </w:pPr>
            <w:r>
              <w:t>“</w:t>
            </w:r>
            <w:r>
              <w:rPr>
                <w:b/>
              </w:rPr>
              <w:t>Critical service</w:t>
            </w:r>
            <w:r>
              <w:t>”</w:t>
            </w:r>
          </w:p>
        </w:tc>
        <w:tc>
          <w:tcPr>
            <w:tcW w:w="8080" w:type="dxa"/>
          </w:tcPr>
          <w:p w14:paraId="2CDFFB9A" w14:textId="77777777" w:rsidR="004C0B39" w:rsidRDefault="004C0B39" w:rsidP="00957E54">
            <w:pPr>
              <w:tabs>
                <w:tab w:val="left" w:pos="884"/>
              </w:tabs>
              <w:spacing w:before="3" w:line="244" w:lineRule="auto"/>
              <w:ind w:right="560"/>
              <w:rPr>
                <w:sz w:val="20"/>
              </w:rPr>
            </w:pPr>
            <w:r>
              <w:t xml:space="preserve">means a service identified by an institution </w:t>
            </w:r>
            <w:r w:rsidR="00957E54">
              <w:t xml:space="preserve">as a </w:t>
            </w:r>
            <w:r w:rsidR="00E3600C">
              <w:t>critical service</w:t>
            </w:r>
            <w:r>
              <w:t xml:space="preserve"> through a threat and risk assessment and the compromise of which will endanger the effective functioning of the</w:t>
            </w:r>
            <w:r w:rsidRPr="00957E54">
              <w:rPr>
                <w:spacing w:val="19"/>
              </w:rPr>
              <w:t xml:space="preserve"> </w:t>
            </w:r>
            <w:r>
              <w:t>institution.</w:t>
            </w:r>
          </w:p>
        </w:tc>
      </w:tr>
      <w:tr w:rsidR="004C0B39" w14:paraId="7AC0B4AA" w14:textId="77777777" w:rsidTr="004C0B39">
        <w:tc>
          <w:tcPr>
            <w:tcW w:w="2694" w:type="dxa"/>
          </w:tcPr>
          <w:p w14:paraId="261604C9" w14:textId="77777777" w:rsidR="004C0B39" w:rsidRDefault="004C0B39" w:rsidP="004C0B39">
            <w:pPr>
              <w:pStyle w:val="BodyText"/>
              <w:spacing w:before="2"/>
              <w:rPr>
                <w:sz w:val="20"/>
              </w:rPr>
            </w:pPr>
            <w:r>
              <w:t>“</w:t>
            </w:r>
            <w:r>
              <w:rPr>
                <w:b/>
              </w:rPr>
              <w:t>Document</w:t>
            </w:r>
            <w:r>
              <w:t>”</w:t>
            </w:r>
          </w:p>
        </w:tc>
        <w:tc>
          <w:tcPr>
            <w:tcW w:w="8080" w:type="dxa"/>
          </w:tcPr>
          <w:p w14:paraId="35C25196" w14:textId="77777777" w:rsidR="004C0B39" w:rsidRDefault="004C0B39" w:rsidP="00957E54">
            <w:pPr>
              <w:tabs>
                <w:tab w:val="left" w:pos="1416"/>
              </w:tabs>
              <w:spacing w:before="4" w:line="244" w:lineRule="auto"/>
              <w:ind w:right="562"/>
              <w:jc w:val="both"/>
              <w:rPr>
                <w:sz w:val="20"/>
              </w:rPr>
            </w:pPr>
            <w:r>
              <w:t xml:space="preserve">has the meaning assigned thereto in the </w:t>
            </w:r>
            <w:r w:rsidR="00957E54">
              <w:t>Protection of Information Act, 1982</w:t>
            </w:r>
            <w:r>
              <w:t xml:space="preserve"> (Act No. 84 of</w:t>
            </w:r>
            <w:r w:rsidRPr="00957E54">
              <w:rPr>
                <w:spacing w:val="19"/>
              </w:rPr>
              <w:t xml:space="preserve"> </w:t>
            </w:r>
            <w:r>
              <w:t>1982).</w:t>
            </w:r>
          </w:p>
        </w:tc>
      </w:tr>
      <w:tr w:rsidR="004C0B39" w14:paraId="7AAC57DC" w14:textId="77777777" w:rsidTr="004C0B39">
        <w:tc>
          <w:tcPr>
            <w:tcW w:w="2694" w:type="dxa"/>
          </w:tcPr>
          <w:p w14:paraId="4DDFE168" w14:textId="77777777" w:rsidR="004C0B39" w:rsidRDefault="004C0B39" w:rsidP="004C0B39">
            <w:pPr>
              <w:pStyle w:val="BodyText"/>
              <w:spacing w:before="2"/>
              <w:rPr>
                <w:sz w:val="20"/>
              </w:rPr>
            </w:pPr>
            <w:r>
              <w:t>“</w:t>
            </w:r>
            <w:r>
              <w:rPr>
                <w:b/>
              </w:rPr>
              <w:t>Document security</w:t>
            </w:r>
            <w:r>
              <w:t>”</w:t>
            </w:r>
          </w:p>
        </w:tc>
        <w:tc>
          <w:tcPr>
            <w:tcW w:w="8080" w:type="dxa"/>
          </w:tcPr>
          <w:p w14:paraId="20D7322B" w14:textId="77777777" w:rsidR="004C0B39" w:rsidRDefault="004C0B39" w:rsidP="00957E54">
            <w:pPr>
              <w:pStyle w:val="BodyText"/>
              <w:spacing w:before="2"/>
              <w:jc w:val="both"/>
              <w:rPr>
                <w:sz w:val="20"/>
              </w:rPr>
            </w:pPr>
            <w:r w:rsidRPr="004C0B39">
              <w:rPr>
                <w:sz w:val="20"/>
              </w:rPr>
              <w:t>means the conscious provision and application of security measures in order to protect classified/sensitive documents.</w:t>
            </w:r>
          </w:p>
        </w:tc>
      </w:tr>
      <w:tr w:rsidR="004C0B39" w14:paraId="38D4D6AF" w14:textId="77777777" w:rsidTr="004C0B39">
        <w:tc>
          <w:tcPr>
            <w:tcW w:w="2694" w:type="dxa"/>
          </w:tcPr>
          <w:p w14:paraId="40B3949F" w14:textId="77777777" w:rsidR="004C0B39" w:rsidRDefault="004C0B39" w:rsidP="004C0B39">
            <w:pPr>
              <w:pStyle w:val="BodyText"/>
              <w:spacing w:before="2"/>
              <w:rPr>
                <w:sz w:val="20"/>
              </w:rPr>
            </w:pPr>
            <w:r>
              <w:t>“</w:t>
            </w:r>
            <w:r>
              <w:rPr>
                <w:b/>
              </w:rPr>
              <w:t>Employees</w:t>
            </w:r>
            <w:r>
              <w:t>”</w:t>
            </w:r>
          </w:p>
        </w:tc>
        <w:tc>
          <w:tcPr>
            <w:tcW w:w="8080" w:type="dxa"/>
          </w:tcPr>
          <w:p w14:paraId="445981C9" w14:textId="77777777" w:rsidR="004C0B39" w:rsidRDefault="004C0B39" w:rsidP="00957E54">
            <w:pPr>
              <w:pStyle w:val="BodyText"/>
              <w:spacing w:before="2"/>
              <w:jc w:val="both"/>
              <w:rPr>
                <w:sz w:val="20"/>
              </w:rPr>
            </w:pPr>
            <w:r w:rsidRPr="004C0B39">
              <w:rPr>
                <w:sz w:val="20"/>
              </w:rPr>
              <w:t xml:space="preserve">for the purpose of this policy </w:t>
            </w:r>
            <w:r w:rsidR="00957E54" w:rsidRPr="004C0B39">
              <w:rPr>
                <w:sz w:val="20"/>
              </w:rPr>
              <w:t>includes</w:t>
            </w:r>
            <w:r w:rsidRPr="004C0B39">
              <w:rPr>
                <w:sz w:val="20"/>
              </w:rPr>
              <w:t xml:space="preserve"> permanent staff; temporary/casual staff; national and foreign seconded employees; and non-employees, </w:t>
            </w:r>
            <w:r w:rsidR="00957E54" w:rsidRPr="004C0B39">
              <w:rPr>
                <w:sz w:val="20"/>
              </w:rPr>
              <w:t>i.e.,</w:t>
            </w:r>
            <w:r w:rsidRPr="004C0B39">
              <w:rPr>
                <w:sz w:val="20"/>
              </w:rPr>
              <w:t xml:space="preserve"> employed by the Department of </w:t>
            </w:r>
            <w:r w:rsidR="00E3600C">
              <w:rPr>
                <w:sz w:val="20"/>
              </w:rPr>
              <w:t>Land Reform</w:t>
            </w:r>
            <w:r w:rsidRPr="004C0B39">
              <w:rPr>
                <w:sz w:val="20"/>
              </w:rPr>
              <w:t xml:space="preserve"> and </w:t>
            </w:r>
            <w:r w:rsidR="00E3600C">
              <w:rPr>
                <w:sz w:val="20"/>
              </w:rPr>
              <w:t>Rural Development (DLRRD)</w:t>
            </w:r>
            <w:r w:rsidRPr="004C0B39">
              <w:rPr>
                <w:sz w:val="20"/>
              </w:rPr>
              <w:t xml:space="preserve"> either individually or through its firms, and/or consultants.</w:t>
            </w:r>
          </w:p>
        </w:tc>
      </w:tr>
      <w:tr w:rsidR="004C0B39" w14:paraId="7204BB20" w14:textId="77777777" w:rsidTr="004C0B39">
        <w:tc>
          <w:tcPr>
            <w:tcW w:w="2694" w:type="dxa"/>
          </w:tcPr>
          <w:p w14:paraId="583CC92C" w14:textId="77777777" w:rsidR="004C0B39" w:rsidRDefault="004C0B39" w:rsidP="004C0B39">
            <w:pPr>
              <w:pStyle w:val="BodyText"/>
              <w:spacing w:before="2"/>
              <w:rPr>
                <w:sz w:val="20"/>
              </w:rPr>
            </w:pPr>
            <w:r>
              <w:t>“</w:t>
            </w:r>
            <w:r>
              <w:rPr>
                <w:b/>
              </w:rPr>
              <w:t>Information security</w:t>
            </w:r>
            <w:r>
              <w:t>”</w:t>
            </w:r>
          </w:p>
        </w:tc>
        <w:tc>
          <w:tcPr>
            <w:tcW w:w="8080" w:type="dxa"/>
          </w:tcPr>
          <w:p w14:paraId="2EFE6F68" w14:textId="77777777" w:rsidR="004C0B39" w:rsidRDefault="004C0B39" w:rsidP="00957E54">
            <w:pPr>
              <w:pStyle w:val="BodyText"/>
              <w:spacing w:before="2"/>
              <w:jc w:val="both"/>
              <w:rPr>
                <w:sz w:val="20"/>
              </w:rPr>
            </w:pPr>
            <w:r w:rsidRPr="004C0B39">
              <w:rPr>
                <w:sz w:val="20"/>
              </w:rPr>
              <w:t>means the condition created by the conscious provision and application of a system or document, personnel, physical, computer and communication security measures to protect sensitive information.</w:t>
            </w:r>
          </w:p>
        </w:tc>
      </w:tr>
      <w:tr w:rsidR="004C0B39" w14:paraId="5B94AC2B" w14:textId="77777777" w:rsidTr="004C0B39">
        <w:tc>
          <w:tcPr>
            <w:tcW w:w="2694" w:type="dxa"/>
          </w:tcPr>
          <w:p w14:paraId="3A8BAC5E" w14:textId="77777777" w:rsidR="004C0B39" w:rsidRDefault="004C0B39" w:rsidP="004C0B39">
            <w:pPr>
              <w:pStyle w:val="BodyText"/>
              <w:spacing w:before="2"/>
              <w:rPr>
                <w:sz w:val="20"/>
              </w:rPr>
            </w:pPr>
            <w:r>
              <w:t>“</w:t>
            </w:r>
            <w:r>
              <w:rPr>
                <w:b/>
              </w:rPr>
              <w:t>Key control</w:t>
            </w:r>
            <w:r>
              <w:t>”</w:t>
            </w:r>
          </w:p>
        </w:tc>
        <w:tc>
          <w:tcPr>
            <w:tcW w:w="8080" w:type="dxa"/>
          </w:tcPr>
          <w:p w14:paraId="1B6061CD" w14:textId="77777777" w:rsidR="004C0B39" w:rsidRDefault="004C0B39" w:rsidP="00957E54">
            <w:pPr>
              <w:pStyle w:val="BodyText"/>
              <w:spacing w:before="2"/>
              <w:jc w:val="both"/>
              <w:rPr>
                <w:sz w:val="20"/>
              </w:rPr>
            </w:pPr>
            <w:r w:rsidRPr="004C0B39">
              <w:rPr>
                <w:sz w:val="20"/>
              </w:rPr>
              <w:t xml:space="preserve">means the effective </w:t>
            </w:r>
            <w:r w:rsidR="00957E54" w:rsidRPr="004C0B39">
              <w:rPr>
                <w:sz w:val="20"/>
              </w:rPr>
              <w:t>management, control and</w:t>
            </w:r>
            <w:r w:rsidRPr="004C0B39">
              <w:rPr>
                <w:sz w:val="20"/>
              </w:rPr>
              <w:t xml:space="preserve"> safekeeping of departmental keys.</w:t>
            </w:r>
          </w:p>
        </w:tc>
      </w:tr>
      <w:tr w:rsidR="004C0B39" w14:paraId="762CD910" w14:textId="77777777" w:rsidTr="004C0B39">
        <w:tc>
          <w:tcPr>
            <w:tcW w:w="2694" w:type="dxa"/>
          </w:tcPr>
          <w:p w14:paraId="719DDE63" w14:textId="77777777" w:rsidR="004C0B39" w:rsidRDefault="004C0B39" w:rsidP="004C0B39">
            <w:pPr>
              <w:pStyle w:val="BodyText"/>
              <w:spacing w:before="2"/>
              <w:rPr>
                <w:sz w:val="20"/>
              </w:rPr>
            </w:pPr>
            <w:r>
              <w:t>“</w:t>
            </w:r>
            <w:r>
              <w:rPr>
                <w:b/>
              </w:rPr>
              <w:t xml:space="preserve">National </w:t>
            </w:r>
            <w:r w:rsidR="00D26C50">
              <w:rPr>
                <w:b/>
              </w:rPr>
              <w:t>intelligence structures</w:t>
            </w:r>
            <w:r>
              <w:t>”</w:t>
            </w:r>
          </w:p>
        </w:tc>
        <w:tc>
          <w:tcPr>
            <w:tcW w:w="8080" w:type="dxa"/>
          </w:tcPr>
          <w:p w14:paraId="506963F7" w14:textId="77777777" w:rsidR="004C0B39" w:rsidRDefault="00957E54" w:rsidP="00957E54">
            <w:pPr>
              <w:pStyle w:val="BodyText"/>
              <w:spacing w:before="2"/>
              <w:jc w:val="both"/>
              <w:rPr>
                <w:sz w:val="20"/>
              </w:rPr>
            </w:pPr>
            <w:r w:rsidRPr="00957E54">
              <w:rPr>
                <w:sz w:val="20"/>
              </w:rPr>
              <w:t>has the meaning assigned thereto in the National Strategic Intelligence Act, 1994 (Act No. 39 of 1994).</w:t>
            </w:r>
          </w:p>
        </w:tc>
      </w:tr>
      <w:tr w:rsidR="004C0B39" w14:paraId="7D5DFE5B" w14:textId="77777777" w:rsidTr="004C0B39">
        <w:tc>
          <w:tcPr>
            <w:tcW w:w="2694" w:type="dxa"/>
          </w:tcPr>
          <w:p w14:paraId="31902EF4" w14:textId="77777777" w:rsidR="004C0B39" w:rsidRDefault="00957E54" w:rsidP="004C0B39">
            <w:pPr>
              <w:pStyle w:val="BodyText"/>
              <w:spacing w:before="2"/>
              <w:rPr>
                <w:sz w:val="20"/>
              </w:rPr>
            </w:pPr>
            <w:r>
              <w:t>“</w:t>
            </w:r>
            <w:r>
              <w:rPr>
                <w:b/>
              </w:rPr>
              <w:t>Need-to-know principle</w:t>
            </w:r>
            <w:r>
              <w:t>”</w:t>
            </w:r>
          </w:p>
        </w:tc>
        <w:tc>
          <w:tcPr>
            <w:tcW w:w="8080" w:type="dxa"/>
          </w:tcPr>
          <w:p w14:paraId="03660F1A" w14:textId="77777777" w:rsidR="004C0B39" w:rsidRDefault="00957E54" w:rsidP="00957E54">
            <w:pPr>
              <w:tabs>
                <w:tab w:val="left" w:pos="1416"/>
              </w:tabs>
              <w:spacing w:before="2" w:line="244" w:lineRule="auto"/>
              <w:ind w:right="560"/>
              <w:rPr>
                <w:sz w:val="20"/>
              </w:rPr>
            </w:pPr>
            <w:r>
              <w:t>means the furnishing of only that classified information or part thereof that will enable a person/s to carry out his/her/their task.</w:t>
            </w:r>
          </w:p>
        </w:tc>
      </w:tr>
      <w:tr w:rsidR="004C0B39" w14:paraId="50E60261" w14:textId="77777777" w:rsidTr="004C0B39">
        <w:tc>
          <w:tcPr>
            <w:tcW w:w="2694" w:type="dxa"/>
          </w:tcPr>
          <w:p w14:paraId="19F3E5D1" w14:textId="77777777" w:rsidR="004C0B39" w:rsidRDefault="00957E54" w:rsidP="004C0B39">
            <w:pPr>
              <w:pStyle w:val="BodyText"/>
              <w:spacing w:before="2"/>
              <w:rPr>
                <w:sz w:val="20"/>
              </w:rPr>
            </w:pPr>
            <w:r>
              <w:t>“</w:t>
            </w:r>
            <w:r>
              <w:rPr>
                <w:b/>
              </w:rPr>
              <w:t>Persons</w:t>
            </w:r>
            <w:r>
              <w:t>”</w:t>
            </w:r>
          </w:p>
        </w:tc>
        <w:tc>
          <w:tcPr>
            <w:tcW w:w="8080" w:type="dxa"/>
          </w:tcPr>
          <w:p w14:paraId="3CC44709" w14:textId="77777777" w:rsidR="004C0B39" w:rsidRDefault="00957E54" w:rsidP="004C0B39">
            <w:pPr>
              <w:pStyle w:val="BodyText"/>
              <w:spacing w:before="2"/>
              <w:rPr>
                <w:sz w:val="20"/>
              </w:rPr>
            </w:pPr>
            <w:r w:rsidRPr="00957E54">
              <w:rPr>
                <w:sz w:val="20"/>
              </w:rPr>
              <w:t>means applicants or employees.</w:t>
            </w:r>
          </w:p>
        </w:tc>
      </w:tr>
      <w:tr w:rsidR="004C0B39" w14:paraId="1642EDB5" w14:textId="77777777" w:rsidTr="004C0B39">
        <w:tc>
          <w:tcPr>
            <w:tcW w:w="2694" w:type="dxa"/>
          </w:tcPr>
          <w:p w14:paraId="22F62279" w14:textId="77777777" w:rsidR="004C0B39" w:rsidRDefault="00957E54" w:rsidP="004C0B39">
            <w:pPr>
              <w:pStyle w:val="BodyText"/>
              <w:spacing w:before="2"/>
              <w:rPr>
                <w:sz w:val="20"/>
              </w:rPr>
            </w:pPr>
            <w:r>
              <w:t>“</w:t>
            </w:r>
            <w:r>
              <w:rPr>
                <w:b/>
              </w:rPr>
              <w:t>Premises</w:t>
            </w:r>
            <w:r>
              <w:t>”</w:t>
            </w:r>
          </w:p>
        </w:tc>
        <w:tc>
          <w:tcPr>
            <w:tcW w:w="8080" w:type="dxa"/>
          </w:tcPr>
          <w:p w14:paraId="579550A0" w14:textId="77777777" w:rsidR="004C0B39" w:rsidRDefault="00957E54" w:rsidP="00957E54">
            <w:pPr>
              <w:pStyle w:val="BodyText"/>
              <w:spacing w:before="2"/>
              <w:jc w:val="both"/>
              <w:rPr>
                <w:sz w:val="20"/>
              </w:rPr>
            </w:pPr>
            <w:r w:rsidRPr="00957E54">
              <w:rPr>
                <w:sz w:val="20"/>
              </w:rPr>
              <w:t xml:space="preserve">for the purpose of this security manual, refer to any building, structure, hall, room, office, land, enclosure or water surface, which is the property of, or is occupied by, or is under the control of the Department of </w:t>
            </w:r>
            <w:r>
              <w:rPr>
                <w:sz w:val="20"/>
              </w:rPr>
              <w:t xml:space="preserve">Land Reform </w:t>
            </w:r>
            <w:r w:rsidRPr="00957E54">
              <w:rPr>
                <w:sz w:val="20"/>
              </w:rPr>
              <w:t xml:space="preserve">and </w:t>
            </w:r>
            <w:r>
              <w:rPr>
                <w:sz w:val="20"/>
              </w:rPr>
              <w:t>Rural Development</w:t>
            </w:r>
            <w:r w:rsidRPr="00957E54">
              <w:rPr>
                <w:sz w:val="20"/>
              </w:rPr>
              <w:t xml:space="preserve"> to which a member of the public has a right of access.</w:t>
            </w:r>
          </w:p>
        </w:tc>
      </w:tr>
      <w:tr w:rsidR="004C0B39" w14:paraId="2CEA61C9" w14:textId="77777777" w:rsidTr="004C0B39">
        <w:tc>
          <w:tcPr>
            <w:tcW w:w="2694" w:type="dxa"/>
          </w:tcPr>
          <w:p w14:paraId="20A5FB98" w14:textId="77777777" w:rsidR="004C0B39" w:rsidRDefault="00957E54" w:rsidP="004C0B39">
            <w:pPr>
              <w:pStyle w:val="BodyText"/>
              <w:spacing w:before="2"/>
              <w:rPr>
                <w:sz w:val="20"/>
              </w:rPr>
            </w:pPr>
            <w:r>
              <w:t>“</w:t>
            </w:r>
            <w:r>
              <w:rPr>
                <w:b/>
              </w:rPr>
              <w:t>Reliability check</w:t>
            </w:r>
            <w:r>
              <w:t>”</w:t>
            </w:r>
          </w:p>
        </w:tc>
        <w:tc>
          <w:tcPr>
            <w:tcW w:w="8080" w:type="dxa"/>
          </w:tcPr>
          <w:p w14:paraId="1AB1AA99" w14:textId="77777777" w:rsidR="004C0B39" w:rsidRDefault="00957E54" w:rsidP="00957E54">
            <w:pPr>
              <w:tabs>
                <w:tab w:val="left" w:pos="1416"/>
              </w:tabs>
              <w:spacing w:line="244" w:lineRule="auto"/>
              <w:ind w:right="560"/>
              <w:jc w:val="both"/>
              <w:rPr>
                <w:sz w:val="20"/>
              </w:rPr>
            </w:pPr>
            <w:r>
              <w:t>means an investigation into the criminal record, credit record and past performance of an individual or private organ of state to determine his, her or its</w:t>
            </w:r>
            <w:r w:rsidRPr="00957E54">
              <w:rPr>
                <w:spacing w:val="18"/>
              </w:rPr>
              <w:t xml:space="preserve"> </w:t>
            </w:r>
            <w:r>
              <w:t>reliability.</w:t>
            </w:r>
          </w:p>
        </w:tc>
      </w:tr>
      <w:tr w:rsidR="004C0B39" w14:paraId="75708F71" w14:textId="77777777" w:rsidTr="004C0B39">
        <w:tc>
          <w:tcPr>
            <w:tcW w:w="2694" w:type="dxa"/>
          </w:tcPr>
          <w:p w14:paraId="36B62A52" w14:textId="77777777" w:rsidR="004C0B39" w:rsidRDefault="00957E54" w:rsidP="004C0B39">
            <w:pPr>
              <w:pStyle w:val="BodyText"/>
              <w:spacing w:before="2"/>
              <w:rPr>
                <w:sz w:val="20"/>
              </w:rPr>
            </w:pPr>
            <w:r>
              <w:t>“</w:t>
            </w:r>
            <w:r>
              <w:rPr>
                <w:b/>
              </w:rPr>
              <w:t>Risk</w:t>
            </w:r>
            <w:r>
              <w:t>”</w:t>
            </w:r>
          </w:p>
        </w:tc>
        <w:tc>
          <w:tcPr>
            <w:tcW w:w="8080" w:type="dxa"/>
          </w:tcPr>
          <w:p w14:paraId="05825E84" w14:textId="77777777" w:rsidR="004C0B39" w:rsidRDefault="00957E54" w:rsidP="00957E54">
            <w:pPr>
              <w:pStyle w:val="BodyText"/>
              <w:spacing w:before="2"/>
              <w:jc w:val="both"/>
              <w:rPr>
                <w:sz w:val="20"/>
              </w:rPr>
            </w:pPr>
            <w:r w:rsidRPr="00957E54">
              <w:rPr>
                <w:sz w:val="20"/>
              </w:rPr>
              <w:t>means the likelihood of a threat materializing by exploitation of vulnerability.</w:t>
            </w:r>
          </w:p>
        </w:tc>
      </w:tr>
      <w:tr w:rsidR="00957E54" w14:paraId="3DA2E1E7" w14:textId="77777777" w:rsidTr="004C0B39">
        <w:tc>
          <w:tcPr>
            <w:tcW w:w="2694" w:type="dxa"/>
          </w:tcPr>
          <w:p w14:paraId="7A3BE9AB" w14:textId="77777777" w:rsidR="00957E54" w:rsidRDefault="00957E54" w:rsidP="004C0B39">
            <w:pPr>
              <w:pStyle w:val="BodyText"/>
              <w:spacing w:before="2"/>
              <w:rPr>
                <w:sz w:val="20"/>
              </w:rPr>
            </w:pPr>
            <w:r>
              <w:t>“</w:t>
            </w:r>
            <w:r>
              <w:rPr>
                <w:b/>
              </w:rPr>
              <w:t xml:space="preserve">Screening/Vetting </w:t>
            </w:r>
            <w:r>
              <w:rPr>
                <w:b/>
              </w:rPr>
              <w:lastRenderedPageBreak/>
              <w:t>institution</w:t>
            </w:r>
            <w:r>
              <w:t>”</w:t>
            </w:r>
          </w:p>
        </w:tc>
        <w:tc>
          <w:tcPr>
            <w:tcW w:w="8080" w:type="dxa"/>
          </w:tcPr>
          <w:p w14:paraId="67803CA1" w14:textId="77777777" w:rsidR="00957E54" w:rsidRDefault="00957E54" w:rsidP="00957E54">
            <w:pPr>
              <w:pStyle w:val="BodyText"/>
              <w:spacing w:before="2"/>
              <w:jc w:val="both"/>
              <w:rPr>
                <w:sz w:val="20"/>
              </w:rPr>
            </w:pPr>
            <w:r w:rsidRPr="00957E54">
              <w:rPr>
                <w:sz w:val="20"/>
              </w:rPr>
              <w:lastRenderedPageBreak/>
              <w:t xml:space="preserve">means the South African Police Service, the State Security Agency, South African Secret </w:t>
            </w:r>
            <w:r w:rsidRPr="00957E54">
              <w:rPr>
                <w:sz w:val="20"/>
              </w:rPr>
              <w:lastRenderedPageBreak/>
              <w:t>Service or the South African National Defense Force that, in terms of the rationalization agreement, are responsible for the security screening/vetting of persons within their jurisdictions. The SSA also has a legal mandate to employees within the public service.</w:t>
            </w:r>
          </w:p>
        </w:tc>
      </w:tr>
      <w:tr w:rsidR="00957E54" w14:paraId="5A3C05DC" w14:textId="77777777" w:rsidTr="004C0B39">
        <w:tc>
          <w:tcPr>
            <w:tcW w:w="2694" w:type="dxa"/>
          </w:tcPr>
          <w:p w14:paraId="2CC12699" w14:textId="77777777" w:rsidR="00957E54" w:rsidRDefault="00957E54" w:rsidP="004C0B39">
            <w:pPr>
              <w:pStyle w:val="BodyText"/>
              <w:spacing w:before="2"/>
              <w:rPr>
                <w:sz w:val="20"/>
              </w:rPr>
            </w:pPr>
            <w:r>
              <w:lastRenderedPageBreak/>
              <w:t>“</w:t>
            </w:r>
            <w:r>
              <w:rPr>
                <w:b/>
              </w:rPr>
              <w:t>Security breach</w:t>
            </w:r>
            <w:r>
              <w:t>”</w:t>
            </w:r>
          </w:p>
        </w:tc>
        <w:tc>
          <w:tcPr>
            <w:tcW w:w="8080" w:type="dxa"/>
          </w:tcPr>
          <w:p w14:paraId="08F28098" w14:textId="77777777" w:rsidR="00957E54" w:rsidRDefault="00957E54" w:rsidP="00957E54">
            <w:pPr>
              <w:pStyle w:val="BodyText"/>
              <w:spacing w:before="2"/>
              <w:jc w:val="both"/>
              <w:rPr>
                <w:sz w:val="20"/>
              </w:rPr>
            </w:pPr>
            <w:r w:rsidRPr="00957E54">
              <w:rPr>
                <w:sz w:val="20"/>
              </w:rPr>
              <w:t>means the negligent or intentional transgression of or failure to comply with security measures.</w:t>
            </w:r>
          </w:p>
        </w:tc>
      </w:tr>
      <w:tr w:rsidR="00957E54" w14:paraId="5954DF4A" w14:textId="77777777" w:rsidTr="004C0B39">
        <w:tc>
          <w:tcPr>
            <w:tcW w:w="2694" w:type="dxa"/>
          </w:tcPr>
          <w:p w14:paraId="4BB99D11" w14:textId="77777777" w:rsidR="00957E54" w:rsidRDefault="00957E54" w:rsidP="004C0B39">
            <w:pPr>
              <w:pStyle w:val="BodyText"/>
              <w:spacing w:before="2"/>
              <w:rPr>
                <w:sz w:val="20"/>
              </w:rPr>
            </w:pPr>
            <w:r>
              <w:t>“</w:t>
            </w:r>
            <w:r>
              <w:rPr>
                <w:b/>
              </w:rPr>
              <w:t>Service providers</w:t>
            </w:r>
            <w:r>
              <w:t>”</w:t>
            </w:r>
          </w:p>
        </w:tc>
        <w:tc>
          <w:tcPr>
            <w:tcW w:w="8080" w:type="dxa"/>
          </w:tcPr>
          <w:p w14:paraId="2ACB6E58" w14:textId="77777777" w:rsidR="00957E54" w:rsidRDefault="00957E54" w:rsidP="00957E54">
            <w:pPr>
              <w:pStyle w:val="BodyText"/>
              <w:spacing w:before="2"/>
              <w:jc w:val="both"/>
              <w:rPr>
                <w:sz w:val="20"/>
              </w:rPr>
            </w:pPr>
            <w:r w:rsidRPr="00957E54">
              <w:rPr>
                <w:sz w:val="20"/>
              </w:rPr>
              <w:t>means close corporations, companies and any other business entities.</w:t>
            </w:r>
          </w:p>
        </w:tc>
      </w:tr>
      <w:tr w:rsidR="00957E54" w14:paraId="70ECFAA4" w14:textId="77777777" w:rsidTr="004C0B39">
        <w:tc>
          <w:tcPr>
            <w:tcW w:w="2694" w:type="dxa"/>
          </w:tcPr>
          <w:p w14:paraId="2806F200" w14:textId="77777777" w:rsidR="00957E54" w:rsidRDefault="00957E54" w:rsidP="004C0B39">
            <w:pPr>
              <w:pStyle w:val="BodyText"/>
              <w:spacing w:before="2"/>
            </w:pPr>
            <w:r>
              <w:t>“</w:t>
            </w:r>
            <w:r>
              <w:rPr>
                <w:b/>
              </w:rPr>
              <w:t>Technical Surveillance Counter measures</w:t>
            </w:r>
            <w:r>
              <w:t>”</w:t>
            </w:r>
          </w:p>
        </w:tc>
        <w:tc>
          <w:tcPr>
            <w:tcW w:w="8080" w:type="dxa"/>
          </w:tcPr>
          <w:p w14:paraId="2D7EB4DB" w14:textId="77777777" w:rsidR="00957E54" w:rsidRPr="00957E54" w:rsidRDefault="00957E54" w:rsidP="009F225E">
            <w:pPr>
              <w:tabs>
                <w:tab w:val="left" w:pos="1416"/>
              </w:tabs>
              <w:spacing w:before="68" w:line="247" w:lineRule="auto"/>
              <w:ind w:right="560"/>
              <w:jc w:val="both"/>
              <w:rPr>
                <w:sz w:val="20"/>
              </w:rPr>
            </w:pPr>
            <w:r>
              <w:t xml:space="preserve">(TSCM) means the process involved in the detection, </w:t>
            </w:r>
            <w:r w:rsidR="009F225E">
              <w:t>localization</w:t>
            </w:r>
            <w:r>
              <w:t xml:space="preserve">, identification and </w:t>
            </w:r>
            <w:r w:rsidR="009F225E">
              <w:t>neutralization</w:t>
            </w:r>
            <w:r>
              <w:t xml:space="preserve"> of technical</w:t>
            </w:r>
            <w:r w:rsidRPr="009F225E">
              <w:rPr>
                <w:spacing w:val="11"/>
              </w:rPr>
              <w:t xml:space="preserve"> </w:t>
            </w:r>
            <w:r>
              <w:t>surveillance</w:t>
            </w:r>
            <w:r w:rsidRPr="009F225E">
              <w:rPr>
                <w:spacing w:val="10"/>
              </w:rPr>
              <w:t xml:space="preserve"> </w:t>
            </w:r>
            <w:r>
              <w:t>of</w:t>
            </w:r>
            <w:r w:rsidRPr="009F225E">
              <w:rPr>
                <w:spacing w:val="17"/>
              </w:rPr>
              <w:t xml:space="preserve"> </w:t>
            </w:r>
            <w:r>
              <w:t>an</w:t>
            </w:r>
            <w:r w:rsidRPr="009F225E">
              <w:rPr>
                <w:spacing w:val="10"/>
              </w:rPr>
              <w:t xml:space="preserve"> </w:t>
            </w:r>
            <w:r>
              <w:t>individual,</w:t>
            </w:r>
            <w:r w:rsidRPr="009F225E">
              <w:rPr>
                <w:spacing w:val="11"/>
              </w:rPr>
              <w:t xml:space="preserve"> </w:t>
            </w:r>
            <w:r>
              <w:t>an</w:t>
            </w:r>
            <w:r w:rsidRPr="009F225E">
              <w:rPr>
                <w:spacing w:val="11"/>
              </w:rPr>
              <w:t xml:space="preserve"> </w:t>
            </w:r>
            <w:r>
              <w:t>organ</w:t>
            </w:r>
            <w:r w:rsidRPr="009F225E">
              <w:rPr>
                <w:spacing w:val="14"/>
              </w:rPr>
              <w:t xml:space="preserve"> </w:t>
            </w:r>
            <w:r>
              <w:t>of</w:t>
            </w:r>
            <w:r w:rsidRPr="009F225E">
              <w:rPr>
                <w:spacing w:val="13"/>
              </w:rPr>
              <w:t xml:space="preserve"> </w:t>
            </w:r>
            <w:r>
              <w:t>state,</w:t>
            </w:r>
            <w:r w:rsidRPr="009F225E">
              <w:rPr>
                <w:spacing w:val="12"/>
              </w:rPr>
              <w:t xml:space="preserve"> </w:t>
            </w:r>
            <w:r>
              <w:t>facility</w:t>
            </w:r>
            <w:r w:rsidRPr="009F225E">
              <w:rPr>
                <w:spacing w:val="11"/>
              </w:rPr>
              <w:t xml:space="preserve"> </w:t>
            </w:r>
            <w:r>
              <w:t>or</w:t>
            </w:r>
            <w:r w:rsidRPr="009F225E">
              <w:rPr>
                <w:spacing w:val="14"/>
              </w:rPr>
              <w:t xml:space="preserve"> </w:t>
            </w:r>
            <w:r>
              <w:t>vehicle;</w:t>
            </w:r>
          </w:p>
        </w:tc>
      </w:tr>
      <w:tr w:rsidR="00957E54" w14:paraId="2658504C" w14:textId="77777777" w:rsidTr="004C0B39">
        <w:tc>
          <w:tcPr>
            <w:tcW w:w="2694" w:type="dxa"/>
          </w:tcPr>
          <w:p w14:paraId="4E58518D" w14:textId="77777777" w:rsidR="00957E54" w:rsidRDefault="00957E54" w:rsidP="004C0B39">
            <w:pPr>
              <w:pStyle w:val="BodyText"/>
              <w:spacing w:before="2"/>
            </w:pPr>
            <w:r>
              <w:t>“</w:t>
            </w:r>
            <w:r>
              <w:rPr>
                <w:b/>
              </w:rPr>
              <w:t>Technical/electronic surveillance</w:t>
            </w:r>
            <w:r>
              <w:t>”</w:t>
            </w:r>
          </w:p>
        </w:tc>
        <w:tc>
          <w:tcPr>
            <w:tcW w:w="8080" w:type="dxa"/>
          </w:tcPr>
          <w:p w14:paraId="2D3D5E53" w14:textId="77777777" w:rsidR="00957E54" w:rsidRPr="00957E54" w:rsidRDefault="00957E54" w:rsidP="00957E54">
            <w:pPr>
              <w:pStyle w:val="BodyText"/>
              <w:spacing w:before="2"/>
              <w:jc w:val="both"/>
              <w:rPr>
                <w:sz w:val="20"/>
              </w:rPr>
            </w:pPr>
            <w:r w:rsidRPr="00957E54">
              <w:rPr>
                <w:sz w:val="20"/>
              </w:rPr>
              <w:t>means the interception or monitoring of sensitive or proprietary information or activities (also referred to as “bugging”).</w:t>
            </w:r>
          </w:p>
        </w:tc>
      </w:tr>
      <w:tr w:rsidR="00957E54" w14:paraId="70A755CA" w14:textId="77777777" w:rsidTr="004C0B39">
        <w:tc>
          <w:tcPr>
            <w:tcW w:w="2694" w:type="dxa"/>
          </w:tcPr>
          <w:p w14:paraId="250D4BA7" w14:textId="77777777" w:rsidR="00957E54" w:rsidRDefault="00957E54" w:rsidP="004C0B39">
            <w:pPr>
              <w:pStyle w:val="BodyText"/>
              <w:spacing w:before="2"/>
            </w:pPr>
            <w:r>
              <w:t>“</w:t>
            </w:r>
            <w:r>
              <w:rPr>
                <w:b/>
              </w:rPr>
              <w:t>Threat</w:t>
            </w:r>
            <w:r>
              <w:t>”</w:t>
            </w:r>
          </w:p>
        </w:tc>
        <w:tc>
          <w:tcPr>
            <w:tcW w:w="8080" w:type="dxa"/>
          </w:tcPr>
          <w:p w14:paraId="0A1C098E" w14:textId="20B787A8" w:rsidR="00957E54" w:rsidRPr="00957E54" w:rsidRDefault="006A6277" w:rsidP="00957E54">
            <w:pPr>
              <w:pStyle w:val="BodyText"/>
              <w:spacing w:before="2"/>
              <w:jc w:val="both"/>
              <w:rPr>
                <w:sz w:val="20"/>
              </w:rPr>
            </w:pPr>
            <w:r>
              <w:rPr>
                <w:sz w:val="20"/>
              </w:rPr>
              <w:t>.</w:t>
            </w:r>
            <w:r w:rsidR="00957E54" w:rsidRPr="00957E54">
              <w:rPr>
                <w:sz w:val="20"/>
              </w:rPr>
              <w:t xml:space="preserve">means any potential event or act, deliberate or accidental, which could cause injury to persons, compromise the integrity of </w:t>
            </w:r>
            <w:r w:rsidR="009F225E" w:rsidRPr="00957E54">
              <w:rPr>
                <w:sz w:val="20"/>
              </w:rPr>
              <w:t>information,</w:t>
            </w:r>
            <w:r w:rsidR="00957E54" w:rsidRPr="00957E54">
              <w:rPr>
                <w:sz w:val="20"/>
              </w:rPr>
              <w:t xml:space="preserve"> or could cause the loss or damage of assets.</w:t>
            </w:r>
          </w:p>
        </w:tc>
      </w:tr>
      <w:tr w:rsidR="00957E54" w14:paraId="7D20D6B6" w14:textId="77777777" w:rsidTr="004C0B39">
        <w:tc>
          <w:tcPr>
            <w:tcW w:w="2694" w:type="dxa"/>
          </w:tcPr>
          <w:p w14:paraId="5E9311FA" w14:textId="77777777" w:rsidR="00957E54" w:rsidRDefault="00957E54" w:rsidP="004C0B39">
            <w:pPr>
              <w:pStyle w:val="BodyText"/>
              <w:spacing w:before="2"/>
            </w:pPr>
            <w:r>
              <w:t>“</w:t>
            </w:r>
            <w:r>
              <w:rPr>
                <w:b/>
              </w:rPr>
              <w:t xml:space="preserve">Threat and Risk Assessment </w:t>
            </w:r>
            <w:r>
              <w:t>(</w:t>
            </w:r>
            <w:r>
              <w:rPr>
                <w:b/>
              </w:rPr>
              <w:t>TRA</w:t>
            </w:r>
            <w:r>
              <w:t>)”</w:t>
            </w:r>
          </w:p>
        </w:tc>
        <w:tc>
          <w:tcPr>
            <w:tcW w:w="8080" w:type="dxa"/>
          </w:tcPr>
          <w:p w14:paraId="4B259DBA" w14:textId="77777777" w:rsidR="00957E54" w:rsidRPr="00957E54" w:rsidRDefault="00957E54" w:rsidP="00957E54">
            <w:pPr>
              <w:pStyle w:val="BodyText"/>
              <w:spacing w:before="2"/>
              <w:jc w:val="both"/>
              <w:rPr>
                <w:sz w:val="20"/>
              </w:rPr>
            </w:pPr>
            <w:r w:rsidRPr="00957E54">
              <w:rPr>
                <w:sz w:val="20"/>
              </w:rPr>
              <w:t xml:space="preserve">means, within the context </w:t>
            </w:r>
            <w:r w:rsidR="009F225E" w:rsidRPr="00957E54">
              <w:rPr>
                <w:sz w:val="20"/>
              </w:rPr>
              <w:t>of security</w:t>
            </w:r>
            <w:r w:rsidRPr="00957E54">
              <w:rPr>
                <w:sz w:val="20"/>
              </w:rPr>
              <w:t xml:space="preserve"> risk management, the process through which </w:t>
            </w:r>
            <w:r w:rsidR="00D26C50" w:rsidRPr="00957E54">
              <w:rPr>
                <w:sz w:val="20"/>
              </w:rPr>
              <w:t>it is determined when</w:t>
            </w:r>
            <w:r w:rsidRPr="00957E54">
              <w:rPr>
                <w:sz w:val="20"/>
              </w:rPr>
              <w:t xml:space="preserve"> to avoid, reduce and accept risk, as well as how to diminish the potential impact of a threatening event.</w:t>
            </w:r>
          </w:p>
        </w:tc>
      </w:tr>
      <w:tr w:rsidR="00957E54" w14:paraId="0609D68D" w14:textId="77777777" w:rsidTr="004C0B39">
        <w:tc>
          <w:tcPr>
            <w:tcW w:w="2694" w:type="dxa"/>
          </w:tcPr>
          <w:p w14:paraId="6FDA04C4" w14:textId="77777777" w:rsidR="00957E54" w:rsidRDefault="009F225E" w:rsidP="004C0B39">
            <w:pPr>
              <w:pStyle w:val="BodyText"/>
              <w:spacing w:before="2"/>
            </w:pPr>
            <w:r>
              <w:t>“</w:t>
            </w:r>
            <w:r>
              <w:rPr>
                <w:b/>
              </w:rPr>
              <w:t>Vetting officer</w:t>
            </w:r>
            <w:r>
              <w:t>”</w:t>
            </w:r>
          </w:p>
        </w:tc>
        <w:tc>
          <w:tcPr>
            <w:tcW w:w="8080" w:type="dxa"/>
          </w:tcPr>
          <w:p w14:paraId="19F5CEC3" w14:textId="77777777" w:rsidR="00957E54" w:rsidRPr="00957E54" w:rsidRDefault="009F225E" w:rsidP="00957E54">
            <w:pPr>
              <w:pStyle w:val="BodyText"/>
              <w:spacing w:before="2"/>
              <w:jc w:val="both"/>
              <w:rPr>
                <w:sz w:val="20"/>
              </w:rPr>
            </w:pPr>
            <w:r w:rsidRPr="009F225E">
              <w:rPr>
                <w:sz w:val="20"/>
              </w:rPr>
              <w:t>means a staff member of the D</w:t>
            </w:r>
            <w:del w:id="0" w:author="Davedan Paulen Ryan Kuhn" w:date="2025-06-05T14:22:00Z">
              <w:r w:rsidRPr="009F225E" w:rsidDel="00103E22">
                <w:rPr>
                  <w:sz w:val="20"/>
                </w:rPr>
                <w:delText>A</w:delText>
              </w:r>
            </w:del>
            <w:r w:rsidR="00D26C50">
              <w:rPr>
                <w:sz w:val="20"/>
              </w:rPr>
              <w:t xml:space="preserve">LRRD </w:t>
            </w:r>
            <w:r w:rsidRPr="009F225E">
              <w:rPr>
                <w:sz w:val="20"/>
              </w:rPr>
              <w:t>designated by the Director-General to conduct security clearance investigations.</w:t>
            </w:r>
          </w:p>
        </w:tc>
      </w:tr>
      <w:tr w:rsidR="00957E54" w14:paraId="036CE5EF" w14:textId="77777777" w:rsidTr="004C0B39">
        <w:tc>
          <w:tcPr>
            <w:tcW w:w="2694" w:type="dxa"/>
          </w:tcPr>
          <w:p w14:paraId="42788C2E" w14:textId="77777777" w:rsidR="00957E54" w:rsidRDefault="009F225E" w:rsidP="004C0B39">
            <w:pPr>
              <w:pStyle w:val="BodyText"/>
              <w:spacing w:before="2"/>
            </w:pPr>
            <w:r>
              <w:t>“</w:t>
            </w:r>
            <w:r>
              <w:rPr>
                <w:b/>
              </w:rPr>
              <w:t>Visitors/Contractors</w:t>
            </w:r>
            <w:r>
              <w:t>”</w:t>
            </w:r>
          </w:p>
        </w:tc>
        <w:tc>
          <w:tcPr>
            <w:tcW w:w="8080" w:type="dxa"/>
          </w:tcPr>
          <w:p w14:paraId="25A699F4" w14:textId="77777777" w:rsidR="00957E54" w:rsidRPr="00957E54" w:rsidRDefault="009F225E" w:rsidP="00957E54">
            <w:pPr>
              <w:pStyle w:val="BodyText"/>
              <w:spacing w:before="2"/>
              <w:jc w:val="both"/>
              <w:rPr>
                <w:sz w:val="20"/>
              </w:rPr>
            </w:pPr>
            <w:r w:rsidRPr="009F225E">
              <w:rPr>
                <w:sz w:val="20"/>
              </w:rPr>
              <w:t>mean non-employees.</w:t>
            </w:r>
          </w:p>
        </w:tc>
      </w:tr>
      <w:tr w:rsidR="00957E54" w14:paraId="00A07BDD" w14:textId="77777777" w:rsidTr="004C0B39">
        <w:tc>
          <w:tcPr>
            <w:tcW w:w="2694" w:type="dxa"/>
          </w:tcPr>
          <w:p w14:paraId="03BDAF76" w14:textId="77777777" w:rsidR="00957E54" w:rsidRDefault="009F225E" w:rsidP="004C0B39">
            <w:pPr>
              <w:pStyle w:val="BodyText"/>
              <w:spacing w:before="2"/>
            </w:pPr>
            <w:r>
              <w:t>“</w:t>
            </w:r>
            <w:r>
              <w:rPr>
                <w:b/>
              </w:rPr>
              <w:t>Vulnerability</w:t>
            </w:r>
            <w:r>
              <w:t>”</w:t>
            </w:r>
          </w:p>
        </w:tc>
        <w:tc>
          <w:tcPr>
            <w:tcW w:w="8080" w:type="dxa"/>
          </w:tcPr>
          <w:p w14:paraId="1F00E6BC" w14:textId="77777777" w:rsidR="00957E54" w:rsidRPr="00957E54" w:rsidRDefault="009F225E" w:rsidP="00957E54">
            <w:pPr>
              <w:pStyle w:val="BodyText"/>
              <w:spacing w:before="2"/>
              <w:jc w:val="both"/>
              <w:rPr>
                <w:sz w:val="20"/>
              </w:rPr>
            </w:pPr>
            <w:r w:rsidRPr="009F225E">
              <w:rPr>
                <w:sz w:val="20"/>
              </w:rPr>
              <w:t>means a deficiency related to security that could permit a threat to materialize.</w:t>
            </w:r>
          </w:p>
        </w:tc>
      </w:tr>
      <w:tr w:rsidR="00957E54" w14:paraId="5D4F0216" w14:textId="77777777" w:rsidTr="004C0B39">
        <w:tc>
          <w:tcPr>
            <w:tcW w:w="2694" w:type="dxa"/>
          </w:tcPr>
          <w:p w14:paraId="27BC7E4A" w14:textId="77777777" w:rsidR="00957E54" w:rsidRDefault="009F225E" w:rsidP="004C0B39">
            <w:pPr>
              <w:pStyle w:val="BodyText"/>
              <w:spacing w:before="2"/>
            </w:pPr>
            <w:r>
              <w:t>“</w:t>
            </w:r>
            <w:r>
              <w:rPr>
                <w:b/>
              </w:rPr>
              <w:t>Top secret</w:t>
            </w:r>
            <w:r>
              <w:t>”</w:t>
            </w:r>
          </w:p>
        </w:tc>
        <w:tc>
          <w:tcPr>
            <w:tcW w:w="8080" w:type="dxa"/>
          </w:tcPr>
          <w:p w14:paraId="0545AEC9" w14:textId="77777777" w:rsidR="00957E54" w:rsidRPr="00957E54" w:rsidRDefault="009F225E" w:rsidP="00957E54">
            <w:pPr>
              <w:pStyle w:val="BodyText"/>
              <w:spacing w:before="2"/>
              <w:jc w:val="both"/>
              <w:rPr>
                <w:sz w:val="20"/>
              </w:rPr>
            </w:pPr>
            <w:r w:rsidRPr="009F225E">
              <w:rPr>
                <w:sz w:val="20"/>
              </w:rPr>
              <w:t>relates to all information that may be used by malicious/opposing/hostile elements to neutralize the objectives and functions of the department and/or state.</w:t>
            </w:r>
          </w:p>
        </w:tc>
      </w:tr>
      <w:tr w:rsidR="00957E54" w14:paraId="020D44AF" w14:textId="77777777" w:rsidTr="004C0B39">
        <w:tc>
          <w:tcPr>
            <w:tcW w:w="2694" w:type="dxa"/>
          </w:tcPr>
          <w:p w14:paraId="3B0FFCDE" w14:textId="77777777" w:rsidR="00957E54" w:rsidRDefault="009F225E" w:rsidP="004C0B39">
            <w:pPr>
              <w:pStyle w:val="BodyText"/>
              <w:spacing w:before="2"/>
            </w:pPr>
            <w:r>
              <w:t>“</w:t>
            </w:r>
            <w:r>
              <w:rPr>
                <w:b/>
              </w:rPr>
              <w:t>Transmission security</w:t>
            </w:r>
            <w:r>
              <w:t>”</w:t>
            </w:r>
          </w:p>
        </w:tc>
        <w:tc>
          <w:tcPr>
            <w:tcW w:w="8080" w:type="dxa"/>
          </w:tcPr>
          <w:p w14:paraId="6F649DF9" w14:textId="77777777" w:rsidR="00957E54" w:rsidRPr="00957E54" w:rsidRDefault="009F225E" w:rsidP="00957E54">
            <w:pPr>
              <w:pStyle w:val="BodyText"/>
              <w:spacing w:before="2"/>
              <w:jc w:val="both"/>
              <w:rPr>
                <w:sz w:val="20"/>
              </w:rPr>
            </w:pPr>
            <w:r w:rsidRPr="009F225E">
              <w:rPr>
                <w:sz w:val="20"/>
              </w:rPr>
              <w:t xml:space="preserve">means communication security and entails the safeguarding and secure use of systems linked to </w:t>
            </w:r>
            <w:r w:rsidR="00D26C50" w:rsidRPr="009F225E">
              <w:rPr>
                <w:sz w:val="20"/>
              </w:rPr>
              <w:t xml:space="preserve">one another </w:t>
            </w:r>
            <w:r w:rsidR="0020186C" w:rsidRPr="009F225E">
              <w:rPr>
                <w:sz w:val="20"/>
              </w:rPr>
              <w:t>for the</w:t>
            </w:r>
            <w:r w:rsidRPr="009F225E">
              <w:rPr>
                <w:sz w:val="20"/>
              </w:rPr>
              <w:t xml:space="preserve"> sake of communication.</w:t>
            </w:r>
          </w:p>
        </w:tc>
      </w:tr>
      <w:tr w:rsidR="00957E54" w14:paraId="7395CC04" w14:textId="77777777" w:rsidTr="004C0B39">
        <w:tc>
          <w:tcPr>
            <w:tcW w:w="2694" w:type="dxa"/>
          </w:tcPr>
          <w:p w14:paraId="52109E5A" w14:textId="77777777" w:rsidR="00957E54" w:rsidRDefault="009F225E" w:rsidP="004C0B39">
            <w:pPr>
              <w:pStyle w:val="BodyText"/>
              <w:spacing w:before="2"/>
            </w:pPr>
            <w:r>
              <w:t>“</w:t>
            </w:r>
            <w:r>
              <w:rPr>
                <w:b/>
              </w:rPr>
              <w:t>Workstations</w:t>
            </w:r>
            <w:r>
              <w:t>”</w:t>
            </w:r>
          </w:p>
        </w:tc>
        <w:tc>
          <w:tcPr>
            <w:tcW w:w="8080" w:type="dxa"/>
          </w:tcPr>
          <w:p w14:paraId="6297C60D" w14:textId="77777777" w:rsidR="00957E54" w:rsidRPr="00957E54" w:rsidRDefault="009F225E" w:rsidP="00957E54">
            <w:pPr>
              <w:pStyle w:val="BodyText"/>
              <w:spacing w:before="2"/>
              <w:jc w:val="both"/>
              <w:rPr>
                <w:sz w:val="20"/>
              </w:rPr>
            </w:pPr>
            <w:r w:rsidRPr="009F225E">
              <w:rPr>
                <w:sz w:val="20"/>
              </w:rPr>
              <w:t>means security offices, stores, behind counter of cashier   in finance, control room, laboratories, registries, kitchens, photocopy room, library, etc.</w:t>
            </w:r>
          </w:p>
        </w:tc>
      </w:tr>
      <w:tr w:rsidR="00957E54" w14:paraId="17023F88" w14:textId="77777777" w:rsidTr="004C0B39">
        <w:tc>
          <w:tcPr>
            <w:tcW w:w="2694" w:type="dxa"/>
          </w:tcPr>
          <w:p w14:paraId="54C0B9DA" w14:textId="77777777" w:rsidR="00957E54" w:rsidRDefault="00957E54" w:rsidP="004C0B39">
            <w:pPr>
              <w:pStyle w:val="BodyText"/>
              <w:spacing w:before="2"/>
            </w:pPr>
          </w:p>
        </w:tc>
        <w:tc>
          <w:tcPr>
            <w:tcW w:w="8080" w:type="dxa"/>
          </w:tcPr>
          <w:p w14:paraId="00A6B88A" w14:textId="77777777" w:rsidR="00957E54" w:rsidRPr="00957E54" w:rsidRDefault="00957E54" w:rsidP="00957E54">
            <w:pPr>
              <w:pStyle w:val="BodyText"/>
              <w:spacing w:before="2"/>
              <w:jc w:val="both"/>
              <w:rPr>
                <w:sz w:val="20"/>
              </w:rPr>
            </w:pPr>
          </w:p>
        </w:tc>
      </w:tr>
      <w:tr w:rsidR="00957E54" w14:paraId="581437C7" w14:textId="77777777" w:rsidTr="004C0B39">
        <w:tc>
          <w:tcPr>
            <w:tcW w:w="2694" w:type="dxa"/>
          </w:tcPr>
          <w:p w14:paraId="4C4BFD21" w14:textId="77777777" w:rsidR="00957E54" w:rsidRDefault="00957E54" w:rsidP="004C0B39">
            <w:pPr>
              <w:pStyle w:val="BodyText"/>
              <w:spacing w:before="2"/>
            </w:pPr>
          </w:p>
        </w:tc>
        <w:tc>
          <w:tcPr>
            <w:tcW w:w="8080" w:type="dxa"/>
          </w:tcPr>
          <w:p w14:paraId="1A3AAD3A" w14:textId="77777777" w:rsidR="00957E54" w:rsidRPr="00957E54" w:rsidRDefault="00957E54" w:rsidP="00957E54">
            <w:pPr>
              <w:pStyle w:val="BodyText"/>
              <w:spacing w:before="2"/>
              <w:jc w:val="both"/>
              <w:rPr>
                <w:sz w:val="20"/>
              </w:rPr>
            </w:pPr>
          </w:p>
        </w:tc>
      </w:tr>
      <w:tr w:rsidR="00957E54" w14:paraId="2B17AFB9" w14:textId="77777777" w:rsidTr="004C0B39">
        <w:tc>
          <w:tcPr>
            <w:tcW w:w="2694" w:type="dxa"/>
          </w:tcPr>
          <w:p w14:paraId="1AAC9F7E" w14:textId="77777777" w:rsidR="00957E54" w:rsidRDefault="00957E54" w:rsidP="004C0B39">
            <w:pPr>
              <w:pStyle w:val="BodyText"/>
              <w:spacing w:before="2"/>
            </w:pPr>
          </w:p>
        </w:tc>
        <w:tc>
          <w:tcPr>
            <w:tcW w:w="8080" w:type="dxa"/>
          </w:tcPr>
          <w:p w14:paraId="6B6F6236" w14:textId="77777777" w:rsidR="00957E54" w:rsidRPr="00957E54" w:rsidRDefault="00957E54" w:rsidP="00957E54">
            <w:pPr>
              <w:pStyle w:val="BodyText"/>
              <w:spacing w:before="2"/>
              <w:jc w:val="both"/>
              <w:rPr>
                <w:sz w:val="20"/>
              </w:rPr>
            </w:pPr>
          </w:p>
        </w:tc>
      </w:tr>
      <w:tr w:rsidR="00957E54" w14:paraId="2A9368EB" w14:textId="77777777" w:rsidTr="004C0B39">
        <w:tc>
          <w:tcPr>
            <w:tcW w:w="2694" w:type="dxa"/>
          </w:tcPr>
          <w:p w14:paraId="46BD1AA8" w14:textId="77777777" w:rsidR="00957E54" w:rsidRDefault="00957E54" w:rsidP="004C0B39">
            <w:pPr>
              <w:pStyle w:val="BodyText"/>
              <w:spacing w:before="2"/>
            </w:pPr>
          </w:p>
        </w:tc>
        <w:tc>
          <w:tcPr>
            <w:tcW w:w="8080" w:type="dxa"/>
          </w:tcPr>
          <w:p w14:paraId="5FB47FB0" w14:textId="77777777" w:rsidR="00957E54" w:rsidRPr="00957E54" w:rsidRDefault="00957E54" w:rsidP="00957E54">
            <w:pPr>
              <w:pStyle w:val="BodyText"/>
              <w:spacing w:before="2"/>
              <w:jc w:val="both"/>
              <w:rPr>
                <w:sz w:val="20"/>
              </w:rPr>
            </w:pPr>
          </w:p>
        </w:tc>
      </w:tr>
    </w:tbl>
    <w:p w14:paraId="742CBB03" w14:textId="77777777" w:rsidR="004C0B39" w:rsidRDefault="004C0B39" w:rsidP="004C0B39">
      <w:pPr>
        <w:pStyle w:val="BodyText"/>
        <w:spacing w:before="2"/>
        <w:rPr>
          <w:sz w:val="20"/>
        </w:rPr>
      </w:pPr>
    </w:p>
    <w:p w14:paraId="730F5268" w14:textId="77777777" w:rsidR="004C0B39" w:rsidRDefault="004C0B39" w:rsidP="001A60D4">
      <w:pPr>
        <w:pStyle w:val="ListParagraph"/>
        <w:numPr>
          <w:ilvl w:val="2"/>
          <w:numId w:val="9"/>
        </w:numPr>
        <w:spacing w:line="242" w:lineRule="auto"/>
        <w:ind w:left="284" w:right="560" w:hanging="284"/>
        <w:jc w:val="both"/>
      </w:pPr>
      <w:r>
        <w:t xml:space="preserve">Please take note that the abovementioned words and expressions shall have the meaning given to them and words importing the singular shall be </w:t>
      </w:r>
      <w:r w:rsidR="009F225E">
        <w:t>regarded to</w:t>
      </w:r>
      <w:r>
        <w:t xml:space="preserve"> convey the plural and </w:t>
      </w:r>
      <w:r>
        <w:rPr>
          <w:i/>
        </w:rPr>
        <w:t>vice</w:t>
      </w:r>
      <w:r>
        <w:rPr>
          <w:i/>
          <w:spacing w:val="8"/>
        </w:rPr>
        <w:t xml:space="preserve"> </w:t>
      </w:r>
      <w:r>
        <w:rPr>
          <w:i/>
        </w:rPr>
        <w:t>versa</w:t>
      </w:r>
      <w:r>
        <w:t>.</w:t>
      </w:r>
    </w:p>
    <w:p w14:paraId="2DD94469" w14:textId="77777777" w:rsidR="004C0B39" w:rsidRDefault="004C0B39" w:rsidP="004C0B39">
      <w:pPr>
        <w:pStyle w:val="BodyText"/>
        <w:spacing w:before="3"/>
        <w:rPr>
          <w:sz w:val="23"/>
        </w:rPr>
      </w:pPr>
    </w:p>
    <w:p w14:paraId="032247E4" w14:textId="77777777" w:rsidR="000B5EF3" w:rsidRDefault="000B5EF3">
      <w:pPr>
        <w:pStyle w:val="BodyText"/>
        <w:spacing w:before="8"/>
        <w:rPr>
          <w:rFonts w:ascii="Times New Roman"/>
          <w:sz w:val="29"/>
        </w:rPr>
      </w:pPr>
    </w:p>
    <w:p w14:paraId="552C9DD7" w14:textId="77777777" w:rsidR="000B5EF3" w:rsidRDefault="000B5EF3">
      <w:pPr>
        <w:pStyle w:val="BodyText"/>
        <w:spacing w:before="8"/>
        <w:rPr>
          <w:rFonts w:ascii="Times New Roman"/>
          <w:sz w:val="29"/>
        </w:rPr>
      </w:pPr>
    </w:p>
    <w:p w14:paraId="2BB01ACC" w14:textId="77777777" w:rsidR="000B5EF3" w:rsidRDefault="000B5EF3">
      <w:pPr>
        <w:pStyle w:val="BodyText"/>
        <w:spacing w:before="8"/>
        <w:rPr>
          <w:rFonts w:ascii="Times New Roman"/>
          <w:sz w:val="29"/>
        </w:rPr>
      </w:pPr>
    </w:p>
    <w:p w14:paraId="1E00DEDA" w14:textId="77777777" w:rsidR="000B5EF3" w:rsidRDefault="000B5EF3">
      <w:pPr>
        <w:pStyle w:val="BodyText"/>
        <w:spacing w:before="8"/>
        <w:rPr>
          <w:rFonts w:ascii="Times New Roman"/>
          <w:sz w:val="29"/>
        </w:rPr>
      </w:pPr>
    </w:p>
    <w:p w14:paraId="22720366" w14:textId="77777777" w:rsidR="000B5EF3" w:rsidRDefault="000B5EF3">
      <w:pPr>
        <w:pStyle w:val="BodyText"/>
        <w:spacing w:before="8"/>
        <w:rPr>
          <w:rFonts w:ascii="Times New Roman"/>
          <w:sz w:val="29"/>
        </w:rPr>
      </w:pPr>
    </w:p>
    <w:p w14:paraId="0AF92E5C" w14:textId="77777777" w:rsidR="000B5EF3" w:rsidRDefault="000B5EF3">
      <w:pPr>
        <w:pStyle w:val="BodyText"/>
        <w:spacing w:before="8"/>
        <w:rPr>
          <w:rFonts w:ascii="Times New Roman"/>
          <w:sz w:val="29"/>
        </w:rPr>
      </w:pPr>
    </w:p>
    <w:p w14:paraId="14742BC8" w14:textId="77777777" w:rsidR="000B5EF3" w:rsidRDefault="000B5EF3">
      <w:pPr>
        <w:pStyle w:val="BodyText"/>
        <w:spacing w:before="8"/>
        <w:rPr>
          <w:rFonts w:ascii="Times New Roman"/>
          <w:sz w:val="29"/>
        </w:rPr>
      </w:pPr>
    </w:p>
    <w:p w14:paraId="47C05F83" w14:textId="77777777" w:rsidR="009F225E" w:rsidRDefault="009F225E">
      <w:pPr>
        <w:pStyle w:val="BodyText"/>
        <w:spacing w:before="8"/>
        <w:rPr>
          <w:rFonts w:ascii="Times New Roman"/>
          <w:sz w:val="29"/>
        </w:rPr>
      </w:pPr>
    </w:p>
    <w:p w14:paraId="3A1D05D9" w14:textId="77777777" w:rsidR="009F225E" w:rsidRDefault="009F225E">
      <w:pPr>
        <w:pStyle w:val="BodyText"/>
        <w:spacing w:before="8"/>
        <w:rPr>
          <w:rFonts w:ascii="Times New Roman"/>
          <w:sz w:val="29"/>
        </w:rPr>
      </w:pPr>
    </w:p>
    <w:p w14:paraId="067626D5" w14:textId="77777777" w:rsidR="002F1538" w:rsidRDefault="002F1538">
      <w:pPr>
        <w:pStyle w:val="BodyText"/>
        <w:spacing w:before="8"/>
        <w:rPr>
          <w:rFonts w:ascii="Times New Roman"/>
          <w:sz w:val="29"/>
        </w:rPr>
      </w:pPr>
    </w:p>
    <w:p w14:paraId="7DBC7A6A" w14:textId="77777777" w:rsidR="002F1538" w:rsidRDefault="002F1538">
      <w:pPr>
        <w:pStyle w:val="BodyText"/>
        <w:spacing w:before="8"/>
        <w:rPr>
          <w:rFonts w:ascii="Times New Roman"/>
          <w:sz w:val="29"/>
        </w:rPr>
      </w:pPr>
    </w:p>
    <w:p w14:paraId="55630F45" w14:textId="77777777" w:rsidR="002F7318" w:rsidRDefault="002F7318">
      <w:pPr>
        <w:pStyle w:val="BodyText"/>
        <w:spacing w:before="8"/>
        <w:rPr>
          <w:rFonts w:ascii="Times New Roman"/>
          <w:sz w:val="29"/>
        </w:rPr>
      </w:pPr>
    </w:p>
    <w:p w14:paraId="026CC2EC" w14:textId="77777777" w:rsidR="00572A54" w:rsidRDefault="00572A54" w:rsidP="008D20BF">
      <w:pPr>
        <w:tabs>
          <w:tab w:val="left" w:pos="883"/>
          <w:tab w:val="left" w:pos="884"/>
        </w:tabs>
        <w:spacing w:before="68"/>
        <w:rPr>
          <w:b/>
        </w:rPr>
      </w:pPr>
    </w:p>
    <w:p w14:paraId="2151921C" w14:textId="521ECB5E" w:rsidR="008D20BF" w:rsidRPr="008D20BF" w:rsidRDefault="008D20BF" w:rsidP="008D20BF">
      <w:pPr>
        <w:tabs>
          <w:tab w:val="left" w:pos="883"/>
          <w:tab w:val="left" w:pos="884"/>
        </w:tabs>
        <w:spacing w:before="68"/>
        <w:rPr>
          <w:b/>
        </w:rPr>
      </w:pPr>
      <w:r w:rsidRPr="008D20BF">
        <w:rPr>
          <w:b/>
        </w:rPr>
        <w:lastRenderedPageBreak/>
        <w:t>LEGISLATIVE</w:t>
      </w:r>
      <w:r w:rsidRPr="008D20BF">
        <w:rPr>
          <w:b/>
          <w:spacing w:val="2"/>
        </w:rPr>
        <w:t xml:space="preserve"> </w:t>
      </w:r>
      <w:r w:rsidRPr="008D20BF">
        <w:rPr>
          <w:b/>
        </w:rPr>
        <w:t>FRAMEWORK</w:t>
      </w:r>
    </w:p>
    <w:p w14:paraId="515F0873" w14:textId="77777777" w:rsidR="008D20BF" w:rsidRDefault="008D20BF" w:rsidP="008D20BF">
      <w:pPr>
        <w:pStyle w:val="BodyText"/>
        <w:spacing w:before="3"/>
        <w:rPr>
          <w:b/>
          <w:sz w:val="23"/>
        </w:rPr>
      </w:pPr>
    </w:p>
    <w:p w14:paraId="45D3FA2B" w14:textId="77777777" w:rsidR="008D20BF" w:rsidRDefault="008D20BF" w:rsidP="008D20BF">
      <w:pPr>
        <w:spacing w:line="244" w:lineRule="auto"/>
        <w:ind w:right="555"/>
      </w:pPr>
      <w:r>
        <w:t xml:space="preserve">The following primary and secondary legislation informs and regulates the Security </w:t>
      </w:r>
      <w:r w:rsidR="0020186C">
        <w:t>Policy: -</w:t>
      </w:r>
    </w:p>
    <w:p w14:paraId="70312E04" w14:textId="77777777" w:rsidR="008D20BF" w:rsidRDefault="008D20BF" w:rsidP="008D20BF">
      <w:pPr>
        <w:pStyle w:val="BodyText"/>
        <w:spacing w:before="8"/>
        <w:rPr>
          <w:sz w:val="22"/>
        </w:rPr>
      </w:pPr>
    </w:p>
    <w:tbl>
      <w:tblPr>
        <w:tblStyle w:val="TableGrid"/>
        <w:tblW w:w="9776" w:type="dxa"/>
        <w:tblLook w:val="04A0" w:firstRow="1" w:lastRow="0" w:firstColumn="1" w:lastColumn="0" w:noHBand="0" w:noVBand="1"/>
      </w:tblPr>
      <w:tblGrid>
        <w:gridCol w:w="562"/>
        <w:gridCol w:w="9214"/>
      </w:tblGrid>
      <w:tr w:rsidR="008D20BF" w14:paraId="0F4D1B97" w14:textId="77777777" w:rsidTr="008D20BF">
        <w:tc>
          <w:tcPr>
            <w:tcW w:w="562" w:type="dxa"/>
          </w:tcPr>
          <w:p w14:paraId="29BF4CF6" w14:textId="77777777" w:rsidR="008D20BF" w:rsidRPr="008D20BF" w:rsidRDefault="008D20BF" w:rsidP="008D20BF">
            <w:pPr>
              <w:pStyle w:val="BodyText"/>
              <w:spacing w:before="8"/>
            </w:pPr>
          </w:p>
        </w:tc>
        <w:tc>
          <w:tcPr>
            <w:tcW w:w="9214" w:type="dxa"/>
          </w:tcPr>
          <w:p w14:paraId="2AF8366F" w14:textId="77777777" w:rsidR="008D20BF" w:rsidRDefault="008D20BF" w:rsidP="008D20BF">
            <w:pPr>
              <w:pStyle w:val="BodyText"/>
              <w:spacing w:before="8"/>
              <w:rPr>
                <w:rFonts w:ascii="Times New Roman"/>
                <w:sz w:val="29"/>
              </w:rPr>
            </w:pPr>
            <w:r w:rsidRPr="00D6198A">
              <w:t>Constitution</w:t>
            </w:r>
            <w:r w:rsidRPr="00D6198A">
              <w:rPr>
                <w:spacing w:val="7"/>
              </w:rPr>
              <w:t xml:space="preserve"> </w:t>
            </w:r>
            <w:r w:rsidRPr="00D6198A">
              <w:t>of</w:t>
            </w:r>
            <w:r w:rsidRPr="00D6198A">
              <w:rPr>
                <w:spacing w:val="8"/>
              </w:rPr>
              <w:t xml:space="preserve"> </w:t>
            </w:r>
            <w:r w:rsidRPr="00D6198A">
              <w:t>the</w:t>
            </w:r>
            <w:r w:rsidRPr="00D6198A">
              <w:rPr>
                <w:spacing w:val="5"/>
              </w:rPr>
              <w:t xml:space="preserve"> </w:t>
            </w:r>
            <w:r w:rsidRPr="00D6198A">
              <w:t>Republic</w:t>
            </w:r>
            <w:r w:rsidRPr="00D6198A">
              <w:rPr>
                <w:spacing w:val="6"/>
              </w:rPr>
              <w:t xml:space="preserve"> </w:t>
            </w:r>
            <w:r w:rsidRPr="00D6198A">
              <w:t>of</w:t>
            </w:r>
            <w:r w:rsidRPr="00D6198A">
              <w:rPr>
                <w:spacing w:val="10"/>
              </w:rPr>
              <w:t xml:space="preserve"> </w:t>
            </w:r>
            <w:r w:rsidRPr="00D6198A">
              <w:t>South</w:t>
            </w:r>
            <w:r w:rsidRPr="00D6198A">
              <w:rPr>
                <w:spacing w:val="4"/>
              </w:rPr>
              <w:t xml:space="preserve"> </w:t>
            </w:r>
            <w:r w:rsidRPr="00D6198A">
              <w:t>Africa,</w:t>
            </w:r>
            <w:r w:rsidRPr="00D6198A">
              <w:rPr>
                <w:spacing w:val="8"/>
              </w:rPr>
              <w:t xml:space="preserve"> </w:t>
            </w:r>
            <w:r w:rsidRPr="00D6198A">
              <w:t>1996</w:t>
            </w:r>
            <w:r w:rsidRPr="00D6198A">
              <w:rPr>
                <w:spacing w:val="5"/>
              </w:rPr>
              <w:t xml:space="preserve"> </w:t>
            </w:r>
            <w:r w:rsidRPr="00D6198A">
              <w:t>(Act</w:t>
            </w:r>
            <w:r w:rsidRPr="00D6198A">
              <w:rPr>
                <w:spacing w:val="6"/>
              </w:rPr>
              <w:t xml:space="preserve"> </w:t>
            </w:r>
            <w:r w:rsidRPr="00D6198A">
              <w:t>No.</w:t>
            </w:r>
            <w:r w:rsidRPr="00D6198A">
              <w:rPr>
                <w:spacing w:val="5"/>
              </w:rPr>
              <w:t xml:space="preserve"> </w:t>
            </w:r>
            <w:r w:rsidRPr="00D6198A">
              <w:t>108</w:t>
            </w:r>
            <w:r w:rsidRPr="00D6198A">
              <w:rPr>
                <w:spacing w:val="8"/>
              </w:rPr>
              <w:t xml:space="preserve"> </w:t>
            </w:r>
            <w:r w:rsidRPr="00D6198A">
              <w:t>of</w:t>
            </w:r>
            <w:r w:rsidRPr="00D6198A">
              <w:rPr>
                <w:spacing w:val="10"/>
              </w:rPr>
              <w:t xml:space="preserve"> </w:t>
            </w:r>
            <w:r w:rsidRPr="00D6198A">
              <w:t>1996)</w:t>
            </w:r>
          </w:p>
        </w:tc>
      </w:tr>
      <w:tr w:rsidR="008D20BF" w14:paraId="26678246" w14:textId="77777777" w:rsidTr="008D20BF">
        <w:tc>
          <w:tcPr>
            <w:tcW w:w="562" w:type="dxa"/>
          </w:tcPr>
          <w:p w14:paraId="1C282C7A" w14:textId="77777777" w:rsidR="008D20BF" w:rsidRDefault="008D20BF" w:rsidP="008D20BF">
            <w:pPr>
              <w:pStyle w:val="BodyText"/>
              <w:spacing w:before="8"/>
              <w:rPr>
                <w:rFonts w:ascii="Times New Roman"/>
                <w:sz w:val="29"/>
              </w:rPr>
            </w:pPr>
          </w:p>
        </w:tc>
        <w:tc>
          <w:tcPr>
            <w:tcW w:w="9214" w:type="dxa"/>
          </w:tcPr>
          <w:p w14:paraId="4C3EF5C6" w14:textId="77777777" w:rsidR="008D20BF" w:rsidRDefault="008D20BF" w:rsidP="008D20BF">
            <w:pPr>
              <w:pStyle w:val="BodyText"/>
              <w:spacing w:before="8"/>
              <w:rPr>
                <w:rFonts w:ascii="Times New Roman"/>
                <w:sz w:val="29"/>
              </w:rPr>
            </w:pPr>
            <w:r w:rsidRPr="00D6198A">
              <w:t>Control of Access to Public Premises and Vehicles Act, 1985 (Act No. 53    of</w:t>
            </w:r>
            <w:r w:rsidRPr="00D6198A">
              <w:rPr>
                <w:spacing w:val="5"/>
              </w:rPr>
              <w:t xml:space="preserve"> </w:t>
            </w:r>
            <w:r w:rsidRPr="00D6198A">
              <w:t>1985)</w:t>
            </w:r>
          </w:p>
        </w:tc>
      </w:tr>
      <w:tr w:rsidR="008D20BF" w14:paraId="01F8F95C" w14:textId="77777777" w:rsidTr="008D20BF">
        <w:tc>
          <w:tcPr>
            <w:tcW w:w="562" w:type="dxa"/>
          </w:tcPr>
          <w:p w14:paraId="6BFD8CFF" w14:textId="77777777" w:rsidR="008D20BF" w:rsidRDefault="008D20BF" w:rsidP="008D20BF">
            <w:pPr>
              <w:pStyle w:val="BodyText"/>
              <w:spacing w:before="8"/>
              <w:rPr>
                <w:rFonts w:ascii="Times New Roman"/>
                <w:sz w:val="29"/>
              </w:rPr>
            </w:pPr>
          </w:p>
        </w:tc>
        <w:tc>
          <w:tcPr>
            <w:tcW w:w="9214" w:type="dxa"/>
          </w:tcPr>
          <w:p w14:paraId="7916FD1B" w14:textId="77777777" w:rsidR="008D20BF" w:rsidRDefault="008D20BF" w:rsidP="008D20BF">
            <w:pPr>
              <w:pStyle w:val="BodyText"/>
              <w:spacing w:before="8"/>
              <w:rPr>
                <w:rFonts w:ascii="Times New Roman"/>
                <w:sz w:val="29"/>
              </w:rPr>
            </w:pPr>
            <w:r w:rsidRPr="00D6198A">
              <w:t>Copyright Act, 1978 (Act No. 98 of</w:t>
            </w:r>
            <w:r w:rsidRPr="00D6198A">
              <w:rPr>
                <w:spacing w:val="26"/>
              </w:rPr>
              <w:t xml:space="preserve"> </w:t>
            </w:r>
            <w:r w:rsidRPr="00D6198A">
              <w:t>1978)</w:t>
            </w:r>
          </w:p>
        </w:tc>
      </w:tr>
      <w:tr w:rsidR="008D20BF" w14:paraId="227E0951" w14:textId="77777777" w:rsidTr="008D20BF">
        <w:tc>
          <w:tcPr>
            <w:tcW w:w="562" w:type="dxa"/>
          </w:tcPr>
          <w:p w14:paraId="4782FE56" w14:textId="77777777" w:rsidR="008D20BF" w:rsidRDefault="008D20BF" w:rsidP="008D20BF">
            <w:pPr>
              <w:pStyle w:val="BodyText"/>
              <w:spacing w:before="8"/>
              <w:rPr>
                <w:rFonts w:ascii="Times New Roman"/>
                <w:sz w:val="29"/>
              </w:rPr>
            </w:pPr>
          </w:p>
        </w:tc>
        <w:tc>
          <w:tcPr>
            <w:tcW w:w="9214" w:type="dxa"/>
          </w:tcPr>
          <w:p w14:paraId="076400C4" w14:textId="77777777" w:rsidR="008D20BF" w:rsidRDefault="008D20BF" w:rsidP="008D20BF">
            <w:pPr>
              <w:pStyle w:val="BodyText"/>
              <w:spacing w:before="8"/>
              <w:rPr>
                <w:rFonts w:ascii="Times New Roman"/>
                <w:sz w:val="29"/>
              </w:rPr>
            </w:pPr>
            <w:r w:rsidRPr="00D6198A">
              <w:t>Criminal Procedures Act, 1977 (Act No. 51 of 1977), as</w:t>
            </w:r>
            <w:r w:rsidRPr="00D6198A">
              <w:rPr>
                <w:spacing w:val="53"/>
              </w:rPr>
              <w:t xml:space="preserve"> </w:t>
            </w:r>
            <w:r w:rsidRPr="00D6198A">
              <w:t>amended.</w:t>
            </w:r>
          </w:p>
        </w:tc>
      </w:tr>
      <w:tr w:rsidR="00FC0893" w14:paraId="72625FA6" w14:textId="77777777" w:rsidTr="008D20BF">
        <w:tc>
          <w:tcPr>
            <w:tcW w:w="562" w:type="dxa"/>
          </w:tcPr>
          <w:p w14:paraId="58381F0C" w14:textId="2CE2B2AA" w:rsidR="00FC0893" w:rsidRPr="00FC0893" w:rsidRDefault="00FC0893" w:rsidP="008D20BF">
            <w:pPr>
              <w:pStyle w:val="BodyText"/>
              <w:spacing w:before="8"/>
              <w:rPr>
                <w:rFonts w:ascii="Times New Roman"/>
                <w:color w:val="FF0000"/>
                <w:sz w:val="29"/>
              </w:rPr>
            </w:pPr>
          </w:p>
        </w:tc>
        <w:tc>
          <w:tcPr>
            <w:tcW w:w="9214" w:type="dxa"/>
          </w:tcPr>
          <w:p w14:paraId="7C0BF928" w14:textId="77777777" w:rsidR="00FC0893" w:rsidRPr="00FC0893" w:rsidRDefault="00FC0893" w:rsidP="008D20BF">
            <w:pPr>
              <w:pStyle w:val="BodyText"/>
              <w:spacing w:before="8"/>
            </w:pPr>
            <w:r w:rsidRPr="00FC0893">
              <w:t>Critical Infrastructure Protection Act, 2019</w:t>
            </w:r>
          </w:p>
        </w:tc>
      </w:tr>
      <w:tr w:rsidR="00FC0893" w14:paraId="2ADDB1B2" w14:textId="77777777" w:rsidTr="008D20BF">
        <w:tc>
          <w:tcPr>
            <w:tcW w:w="562" w:type="dxa"/>
          </w:tcPr>
          <w:p w14:paraId="42FC67B4" w14:textId="0FECF3C9" w:rsidR="00FC0893" w:rsidRDefault="00FC0893" w:rsidP="008D20BF">
            <w:pPr>
              <w:pStyle w:val="BodyText"/>
              <w:spacing w:before="8"/>
              <w:rPr>
                <w:rFonts w:ascii="Times New Roman"/>
                <w:sz w:val="29"/>
              </w:rPr>
            </w:pPr>
          </w:p>
        </w:tc>
        <w:tc>
          <w:tcPr>
            <w:tcW w:w="9214" w:type="dxa"/>
          </w:tcPr>
          <w:p w14:paraId="68233CBB" w14:textId="77777777" w:rsidR="00FC0893" w:rsidRPr="00D6198A" w:rsidRDefault="00FC0893" w:rsidP="008D20BF">
            <w:pPr>
              <w:pStyle w:val="BodyText"/>
              <w:spacing w:before="8"/>
            </w:pPr>
            <w:r w:rsidRPr="00FC0893">
              <w:t>Cybercrimes Act 19 of 2020</w:t>
            </w:r>
          </w:p>
        </w:tc>
      </w:tr>
      <w:tr w:rsidR="00FC0893" w14:paraId="3B73067D" w14:textId="77777777" w:rsidTr="008D20BF">
        <w:tc>
          <w:tcPr>
            <w:tcW w:w="562" w:type="dxa"/>
          </w:tcPr>
          <w:p w14:paraId="15F6B263" w14:textId="10511933" w:rsidR="00FC0893" w:rsidRDefault="00FC0893" w:rsidP="008D20BF">
            <w:pPr>
              <w:pStyle w:val="BodyText"/>
              <w:spacing w:before="8"/>
              <w:rPr>
                <w:rFonts w:ascii="Times New Roman"/>
                <w:sz w:val="29"/>
              </w:rPr>
            </w:pPr>
          </w:p>
        </w:tc>
        <w:tc>
          <w:tcPr>
            <w:tcW w:w="9214" w:type="dxa"/>
          </w:tcPr>
          <w:p w14:paraId="342646B3" w14:textId="77777777" w:rsidR="00FC0893" w:rsidRPr="00D6198A" w:rsidRDefault="00FC0893" w:rsidP="00FC0893">
            <w:pPr>
              <w:pStyle w:val="BodyText"/>
              <w:spacing w:before="8"/>
            </w:pPr>
            <w:r>
              <w:t>Determination and Directive on the Usage of Cloud Computing Services in the Public Service</w:t>
            </w:r>
          </w:p>
        </w:tc>
      </w:tr>
      <w:tr w:rsidR="008D20BF" w14:paraId="784EFAC8" w14:textId="77777777" w:rsidTr="008D20BF">
        <w:tc>
          <w:tcPr>
            <w:tcW w:w="562" w:type="dxa"/>
          </w:tcPr>
          <w:p w14:paraId="46CCAB7F" w14:textId="77777777" w:rsidR="008D20BF" w:rsidRDefault="008D20BF" w:rsidP="008D20BF">
            <w:pPr>
              <w:pStyle w:val="BodyText"/>
              <w:spacing w:before="8"/>
              <w:rPr>
                <w:rFonts w:ascii="Times New Roman"/>
                <w:sz w:val="29"/>
              </w:rPr>
            </w:pPr>
          </w:p>
        </w:tc>
        <w:tc>
          <w:tcPr>
            <w:tcW w:w="9214" w:type="dxa"/>
          </w:tcPr>
          <w:p w14:paraId="34DC08EB" w14:textId="77777777" w:rsidR="008D20BF" w:rsidRDefault="008D20BF" w:rsidP="008D20BF">
            <w:pPr>
              <w:pStyle w:val="BodyText"/>
              <w:spacing w:before="8"/>
              <w:rPr>
                <w:rFonts w:ascii="Times New Roman"/>
                <w:sz w:val="29"/>
              </w:rPr>
            </w:pPr>
            <w:r w:rsidRPr="00D6198A">
              <w:t>Electronic</w:t>
            </w:r>
            <w:r w:rsidRPr="00D6198A">
              <w:rPr>
                <w:spacing w:val="7"/>
              </w:rPr>
              <w:t xml:space="preserve"> </w:t>
            </w:r>
            <w:r w:rsidRPr="00D6198A">
              <w:t>Communication</w:t>
            </w:r>
            <w:r w:rsidRPr="00D6198A">
              <w:rPr>
                <w:spacing w:val="11"/>
              </w:rPr>
              <w:t xml:space="preserve"> </w:t>
            </w:r>
            <w:r w:rsidRPr="00D6198A">
              <w:t>and</w:t>
            </w:r>
            <w:r w:rsidRPr="00D6198A">
              <w:rPr>
                <w:spacing w:val="7"/>
              </w:rPr>
              <w:t xml:space="preserve"> </w:t>
            </w:r>
            <w:r w:rsidRPr="00D6198A">
              <w:t>Transaction</w:t>
            </w:r>
            <w:r w:rsidRPr="00D6198A">
              <w:rPr>
                <w:spacing w:val="6"/>
              </w:rPr>
              <w:t xml:space="preserve"> </w:t>
            </w:r>
            <w:r w:rsidRPr="00D6198A">
              <w:t>Act,</w:t>
            </w:r>
            <w:r w:rsidRPr="00D6198A">
              <w:rPr>
                <w:spacing w:val="8"/>
              </w:rPr>
              <w:t xml:space="preserve"> </w:t>
            </w:r>
            <w:r w:rsidRPr="00D6198A">
              <w:t>2002</w:t>
            </w:r>
            <w:r w:rsidRPr="00D6198A">
              <w:rPr>
                <w:spacing w:val="7"/>
              </w:rPr>
              <w:t xml:space="preserve"> </w:t>
            </w:r>
            <w:r w:rsidRPr="00D6198A">
              <w:t>(Act</w:t>
            </w:r>
            <w:r w:rsidRPr="00D6198A">
              <w:rPr>
                <w:spacing w:val="10"/>
              </w:rPr>
              <w:t xml:space="preserve"> </w:t>
            </w:r>
            <w:r w:rsidRPr="00D6198A">
              <w:t>No.</w:t>
            </w:r>
            <w:r w:rsidRPr="00D6198A">
              <w:rPr>
                <w:spacing w:val="11"/>
              </w:rPr>
              <w:t xml:space="preserve"> </w:t>
            </w:r>
            <w:r w:rsidRPr="00D6198A">
              <w:t>25</w:t>
            </w:r>
            <w:r w:rsidRPr="00D6198A">
              <w:rPr>
                <w:spacing w:val="6"/>
              </w:rPr>
              <w:t xml:space="preserve"> </w:t>
            </w:r>
            <w:r w:rsidRPr="00D6198A">
              <w:t>of</w:t>
            </w:r>
            <w:r w:rsidRPr="00D6198A">
              <w:rPr>
                <w:spacing w:val="13"/>
              </w:rPr>
              <w:t xml:space="preserve"> </w:t>
            </w:r>
            <w:r w:rsidRPr="00D6198A">
              <w:t>2002)</w:t>
            </w:r>
          </w:p>
        </w:tc>
      </w:tr>
      <w:tr w:rsidR="008D20BF" w14:paraId="1731BDC9" w14:textId="77777777" w:rsidTr="008D20BF">
        <w:tc>
          <w:tcPr>
            <w:tcW w:w="562" w:type="dxa"/>
          </w:tcPr>
          <w:p w14:paraId="08F7BB94" w14:textId="77777777" w:rsidR="008D20BF" w:rsidRDefault="008D20BF" w:rsidP="008D20BF">
            <w:pPr>
              <w:pStyle w:val="BodyText"/>
              <w:spacing w:before="8"/>
              <w:rPr>
                <w:rFonts w:ascii="Times New Roman"/>
                <w:sz w:val="29"/>
              </w:rPr>
            </w:pPr>
          </w:p>
        </w:tc>
        <w:tc>
          <w:tcPr>
            <w:tcW w:w="9214" w:type="dxa"/>
          </w:tcPr>
          <w:p w14:paraId="22E3C60E" w14:textId="77777777" w:rsidR="008D20BF" w:rsidRDefault="008D20BF" w:rsidP="008D20BF">
            <w:pPr>
              <w:pStyle w:val="BodyText"/>
              <w:spacing w:before="8"/>
              <w:rPr>
                <w:rFonts w:ascii="Times New Roman"/>
                <w:sz w:val="29"/>
              </w:rPr>
            </w:pPr>
            <w:r w:rsidRPr="00D6198A">
              <w:t xml:space="preserve">Electronic Communication Security (Pty) Ltd Act, 2002 (Act No.  </w:t>
            </w:r>
            <w:r w:rsidR="0020186C" w:rsidRPr="00D6198A">
              <w:t>68 of 2002</w:t>
            </w:r>
            <w:r w:rsidRPr="00D6198A">
              <w:t>)</w:t>
            </w:r>
          </w:p>
        </w:tc>
      </w:tr>
      <w:tr w:rsidR="008D20BF" w14:paraId="3667D922" w14:textId="77777777" w:rsidTr="008D20BF">
        <w:tc>
          <w:tcPr>
            <w:tcW w:w="562" w:type="dxa"/>
          </w:tcPr>
          <w:p w14:paraId="6A4A926C" w14:textId="77777777" w:rsidR="008D20BF" w:rsidRDefault="008D20BF" w:rsidP="008D20BF">
            <w:pPr>
              <w:pStyle w:val="BodyText"/>
              <w:spacing w:before="8"/>
              <w:rPr>
                <w:rFonts w:ascii="Times New Roman"/>
                <w:sz w:val="29"/>
              </w:rPr>
            </w:pPr>
          </w:p>
        </w:tc>
        <w:tc>
          <w:tcPr>
            <w:tcW w:w="9214" w:type="dxa"/>
          </w:tcPr>
          <w:p w14:paraId="49E0213C" w14:textId="77777777" w:rsidR="008D20BF" w:rsidRDefault="008D20BF" w:rsidP="008D20BF">
            <w:pPr>
              <w:pStyle w:val="BodyText"/>
              <w:spacing w:before="8"/>
              <w:rPr>
                <w:rFonts w:ascii="Times New Roman"/>
                <w:sz w:val="29"/>
              </w:rPr>
            </w:pPr>
            <w:r w:rsidRPr="00D6198A">
              <w:t>Employment Equity Act, 1998 (Act No. 55 of</w:t>
            </w:r>
            <w:r w:rsidRPr="00D6198A">
              <w:rPr>
                <w:spacing w:val="25"/>
              </w:rPr>
              <w:t xml:space="preserve"> </w:t>
            </w:r>
            <w:r w:rsidRPr="00D6198A">
              <w:t>1998)</w:t>
            </w:r>
          </w:p>
        </w:tc>
      </w:tr>
      <w:tr w:rsidR="008D20BF" w14:paraId="308F86F3" w14:textId="77777777" w:rsidTr="008D20BF">
        <w:tc>
          <w:tcPr>
            <w:tcW w:w="562" w:type="dxa"/>
          </w:tcPr>
          <w:p w14:paraId="4901BB20" w14:textId="77777777" w:rsidR="008D20BF" w:rsidRDefault="008D20BF" w:rsidP="008D20BF">
            <w:pPr>
              <w:pStyle w:val="BodyText"/>
              <w:spacing w:before="8"/>
              <w:rPr>
                <w:rFonts w:ascii="Times New Roman"/>
                <w:sz w:val="29"/>
              </w:rPr>
            </w:pPr>
          </w:p>
        </w:tc>
        <w:tc>
          <w:tcPr>
            <w:tcW w:w="9214" w:type="dxa"/>
          </w:tcPr>
          <w:p w14:paraId="6274A94B" w14:textId="77777777" w:rsidR="008D20BF" w:rsidRDefault="008D20BF" w:rsidP="008D20BF">
            <w:pPr>
              <w:pStyle w:val="BodyText"/>
              <w:spacing w:before="8"/>
              <w:rPr>
                <w:rFonts w:ascii="Times New Roman"/>
                <w:sz w:val="29"/>
              </w:rPr>
            </w:pPr>
            <w:r w:rsidRPr="00D6198A">
              <w:t>Firearms Control Act, 2000 (Act No. 60 of</w:t>
            </w:r>
            <w:r w:rsidRPr="00D6198A">
              <w:rPr>
                <w:spacing w:val="31"/>
              </w:rPr>
              <w:t xml:space="preserve"> </w:t>
            </w:r>
            <w:r w:rsidRPr="00D6198A">
              <w:t>2000)</w:t>
            </w:r>
          </w:p>
        </w:tc>
      </w:tr>
      <w:tr w:rsidR="008D20BF" w14:paraId="0E47456F" w14:textId="77777777" w:rsidTr="008D20BF">
        <w:tc>
          <w:tcPr>
            <w:tcW w:w="562" w:type="dxa"/>
          </w:tcPr>
          <w:p w14:paraId="0D38F6EA" w14:textId="77777777" w:rsidR="008D20BF" w:rsidRDefault="008D20BF" w:rsidP="008D20BF">
            <w:pPr>
              <w:pStyle w:val="BodyText"/>
              <w:spacing w:before="8"/>
              <w:rPr>
                <w:rFonts w:ascii="Times New Roman"/>
                <w:sz w:val="29"/>
              </w:rPr>
            </w:pPr>
          </w:p>
        </w:tc>
        <w:tc>
          <w:tcPr>
            <w:tcW w:w="9214" w:type="dxa"/>
          </w:tcPr>
          <w:p w14:paraId="5D65324B" w14:textId="77777777" w:rsidR="008D20BF" w:rsidRDefault="008D20BF" w:rsidP="008D20BF">
            <w:pPr>
              <w:pStyle w:val="BodyText"/>
              <w:spacing w:before="8"/>
              <w:rPr>
                <w:rFonts w:ascii="Times New Roman"/>
                <w:sz w:val="29"/>
              </w:rPr>
            </w:pPr>
            <w:r w:rsidRPr="00D6198A">
              <w:t>Firearms Control Regulations,</w:t>
            </w:r>
            <w:r w:rsidRPr="00D6198A">
              <w:rPr>
                <w:spacing w:val="7"/>
              </w:rPr>
              <w:t xml:space="preserve"> </w:t>
            </w:r>
            <w:r w:rsidRPr="00D6198A">
              <w:t>2004</w:t>
            </w:r>
          </w:p>
        </w:tc>
      </w:tr>
      <w:tr w:rsidR="00FC0893" w14:paraId="34D6DCCB" w14:textId="77777777" w:rsidTr="008D20BF">
        <w:tc>
          <w:tcPr>
            <w:tcW w:w="562" w:type="dxa"/>
          </w:tcPr>
          <w:p w14:paraId="5F3F7329" w14:textId="12406F54" w:rsidR="00FC0893" w:rsidRDefault="00FC0893" w:rsidP="008D20BF">
            <w:pPr>
              <w:pStyle w:val="BodyText"/>
              <w:spacing w:before="8"/>
              <w:rPr>
                <w:rFonts w:ascii="Times New Roman"/>
                <w:sz w:val="29"/>
              </w:rPr>
            </w:pPr>
          </w:p>
        </w:tc>
        <w:tc>
          <w:tcPr>
            <w:tcW w:w="9214" w:type="dxa"/>
          </w:tcPr>
          <w:p w14:paraId="2031E2CF" w14:textId="77777777" w:rsidR="00FC0893" w:rsidRPr="00D6198A" w:rsidRDefault="00FC0893" w:rsidP="008D20BF">
            <w:pPr>
              <w:pStyle w:val="BodyText"/>
              <w:spacing w:before="8"/>
            </w:pPr>
            <w:r>
              <w:t>General Intelligence Laws and Amendment Act</w:t>
            </w:r>
          </w:p>
        </w:tc>
      </w:tr>
      <w:tr w:rsidR="008D20BF" w14:paraId="30CBCC5B" w14:textId="77777777" w:rsidTr="008D20BF">
        <w:tc>
          <w:tcPr>
            <w:tcW w:w="562" w:type="dxa"/>
          </w:tcPr>
          <w:p w14:paraId="31E11710" w14:textId="77777777" w:rsidR="008D20BF" w:rsidRDefault="008D20BF" w:rsidP="008D20BF">
            <w:pPr>
              <w:pStyle w:val="BodyText"/>
              <w:spacing w:before="8"/>
              <w:rPr>
                <w:rFonts w:ascii="Times New Roman"/>
                <w:sz w:val="29"/>
              </w:rPr>
            </w:pPr>
          </w:p>
        </w:tc>
        <w:tc>
          <w:tcPr>
            <w:tcW w:w="9214" w:type="dxa"/>
          </w:tcPr>
          <w:p w14:paraId="233E86F3" w14:textId="77777777" w:rsidR="008D20BF" w:rsidRDefault="008D20BF" w:rsidP="008D20BF">
            <w:pPr>
              <w:pStyle w:val="BodyText"/>
              <w:spacing w:before="8"/>
              <w:rPr>
                <w:rFonts w:ascii="Times New Roman"/>
                <w:sz w:val="29"/>
              </w:rPr>
            </w:pPr>
            <w:r w:rsidRPr="00D6198A">
              <w:t>Intimidation Act, 1982 (Act No. 72 of</w:t>
            </w:r>
            <w:r w:rsidRPr="00D6198A">
              <w:rPr>
                <w:spacing w:val="22"/>
              </w:rPr>
              <w:t xml:space="preserve"> </w:t>
            </w:r>
            <w:r w:rsidRPr="00D6198A">
              <w:t>1982)</w:t>
            </w:r>
          </w:p>
        </w:tc>
      </w:tr>
      <w:tr w:rsidR="008D20BF" w14:paraId="17CC7FFF" w14:textId="77777777" w:rsidTr="008D20BF">
        <w:tc>
          <w:tcPr>
            <w:tcW w:w="562" w:type="dxa"/>
          </w:tcPr>
          <w:p w14:paraId="156B7BC1" w14:textId="77777777" w:rsidR="008D20BF" w:rsidRDefault="008D20BF" w:rsidP="008D20BF">
            <w:pPr>
              <w:pStyle w:val="BodyText"/>
              <w:spacing w:before="8"/>
              <w:rPr>
                <w:rFonts w:ascii="Times New Roman"/>
                <w:sz w:val="29"/>
              </w:rPr>
            </w:pPr>
          </w:p>
        </w:tc>
        <w:tc>
          <w:tcPr>
            <w:tcW w:w="9214" w:type="dxa"/>
          </w:tcPr>
          <w:p w14:paraId="57775388" w14:textId="77777777" w:rsidR="008D20BF" w:rsidRPr="00D6198A" w:rsidRDefault="008D20BF" w:rsidP="008D20BF">
            <w:pPr>
              <w:pStyle w:val="BodyText"/>
              <w:spacing w:before="8"/>
            </w:pPr>
            <w:proofErr w:type="spellStart"/>
            <w:r w:rsidRPr="003A60CD">
              <w:t>Labo</w:t>
            </w:r>
            <w:r>
              <w:t>u</w:t>
            </w:r>
            <w:r w:rsidRPr="003A60CD">
              <w:t>r</w:t>
            </w:r>
            <w:proofErr w:type="spellEnd"/>
            <w:r w:rsidRPr="003A60CD">
              <w:t xml:space="preserve"> Relations Act, 1995 (Act No. 66 of</w:t>
            </w:r>
            <w:r w:rsidRPr="003A60CD">
              <w:rPr>
                <w:spacing w:val="30"/>
              </w:rPr>
              <w:t xml:space="preserve"> </w:t>
            </w:r>
            <w:r w:rsidRPr="003A60CD">
              <w:t>1995)</w:t>
            </w:r>
          </w:p>
        </w:tc>
      </w:tr>
      <w:tr w:rsidR="008D20BF" w14:paraId="0531BF55" w14:textId="77777777" w:rsidTr="008D20BF">
        <w:tc>
          <w:tcPr>
            <w:tcW w:w="562" w:type="dxa"/>
          </w:tcPr>
          <w:p w14:paraId="1B570938" w14:textId="77777777" w:rsidR="008D20BF" w:rsidRDefault="008D20BF" w:rsidP="008D20BF">
            <w:pPr>
              <w:pStyle w:val="BodyText"/>
              <w:spacing w:before="8"/>
              <w:rPr>
                <w:rFonts w:ascii="Times New Roman"/>
                <w:sz w:val="29"/>
              </w:rPr>
            </w:pPr>
          </w:p>
        </w:tc>
        <w:tc>
          <w:tcPr>
            <w:tcW w:w="9214" w:type="dxa"/>
          </w:tcPr>
          <w:p w14:paraId="750969EE" w14:textId="77777777" w:rsidR="008D20BF" w:rsidRPr="003A60CD" w:rsidRDefault="008D20BF" w:rsidP="008D20BF">
            <w:pPr>
              <w:pStyle w:val="BodyText"/>
              <w:spacing w:before="8"/>
            </w:pPr>
            <w:r w:rsidRPr="003040AF">
              <w:t>Minimum Information Security Standards (MISS), 1996</w:t>
            </w:r>
          </w:p>
        </w:tc>
      </w:tr>
      <w:tr w:rsidR="008D20BF" w14:paraId="1ACB379C" w14:textId="77777777" w:rsidTr="008D20BF">
        <w:tc>
          <w:tcPr>
            <w:tcW w:w="562" w:type="dxa"/>
          </w:tcPr>
          <w:p w14:paraId="6085DAB2" w14:textId="77777777" w:rsidR="008D20BF" w:rsidRDefault="008D20BF" w:rsidP="008D20BF">
            <w:pPr>
              <w:pStyle w:val="BodyText"/>
              <w:spacing w:before="8"/>
              <w:rPr>
                <w:rFonts w:ascii="Times New Roman"/>
                <w:sz w:val="29"/>
              </w:rPr>
            </w:pPr>
          </w:p>
        </w:tc>
        <w:tc>
          <w:tcPr>
            <w:tcW w:w="9214" w:type="dxa"/>
          </w:tcPr>
          <w:p w14:paraId="0A23CF0F" w14:textId="77777777" w:rsidR="008D20BF" w:rsidRPr="003A60CD" w:rsidRDefault="008D20BF" w:rsidP="008D20BF">
            <w:pPr>
              <w:pStyle w:val="BodyText"/>
              <w:spacing w:before="8"/>
            </w:pPr>
            <w:r w:rsidRPr="003040AF">
              <w:t>Minimum Physical Security Standards (MPSS), 2009</w:t>
            </w:r>
          </w:p>
        </w:tc>
      </w:tr>
      <w:tr w:rsidR="008D20BF" w14:paraId="7A771114" w14:textId="77777777" w:rsidTr="008D20BF">
        <w:tc>
          <w:tcPr>
            <w:tcW w:w="562" w:type="dxa"/>
          </w:tcPr>
          <w:p w14:paraId="01212841" w14:textId="77777777" w:rsidR="008D20BF" w:rsidRDefault="008D20BF" w:rsidP="008D20BF">
            <w:pPr>
              <w:pStyle w:val="BodyText"/>
              <w:spacing w:before="8"/>
              <w:rPr>
                <w:rFonts w:ascii="Times New Roman"/>
                <w:sz w:val="29"/>
              </w:rPr>
            </w:pPr>
          </w:p>
        </w:tc>
        <w:tc>
          <w:tcPr>
            <w:tcW w:w="9214" w:type="dxa"/>
          </w:tcPr>
          <w:p w14:paraId="7011EB26" w14:textId="77777777" w:rsidR="008D20BF" w:rsidRPr="00D6198A" w:rsidRDefault="008D20BF" w:rsidP="008D20BF">
            <w:pPr>
              <w:pStyle w:val="BodyText"/>
              <w:spacing w:before="8"/>
            </w:pPr>
            <w:r w:rsidRPr="003A60CD">
              <w:t>National Archives and Record Services of South Africa Act, 1996 (Act No. 43 of</w:t>
            </w:r>
            <w:r w:rsidRPr="003A60CD">
              <w:rPr>
                <w:spacing w:val="6"/>
              </w:rPr>
              <w:t xml:space="preserve"> </w:t>
            </w:r>
            <w:r w:rsidRPr="003A60CD">
              <w:t>1996)</w:t>
            </w:r>
          </w:p>
        </w:tc>
      </w:tr>
      <w:tr w:rsidR="008D20BF" w14:paraId="361B03E0" w14:textId="77777777" w:rsidTr="008D20BF">
        <w:tc>
          <w:tcPr>
            <w:tcW w:w="562" w:type="dxa"/>
          </w:tcPr>
          <w:p w14:paraId="44D736CF" w14:textId="77777777" w:rsidR="008D20BF" w:rsidRDefault="008D20BF" w:rsidP="008D20BF">
            <w:pPr>
              <w:pStyle w:val="BodyText"/>
              <w:spacing w:before="8"/>
              <w:rPr>
                <w:rFonts w:ascii="Times New Roman"/>
                <w:sz w:val="29"/>
              </w:rPr>
            </w:pPr>
          </w:p>
        </w:tc>
        <w:tc>
          <w:tcPr>
            <w:tcW w:w="9214" w:type="dxa"/>
          </w:tcPr>
          <w:p w14:paraId="0F5E777F" w14:textId="77777777" w:rsidR="008D20BF" w:rsidRPr="00D6198A" w:rsidRDefault="008D20BF" w:rsidP="008D20BF">
            <w:pPr>
              <w:pStyle w:val="BodyText"/>
              <w:spacing w:before="8"/>
            </w:pPr>
            <w:r w:rsidRPr="003A60CD">
              <w:t>National Archives and Record Service of South Africa Regulations,</w:t>
            </w:r>
            <w:r w:rsidRPr="003A60CD">
              <w:rPr>
                <w:spacing w:val="9"/>
              </w:rPr>
              <w:t xml:space="preserve"> </w:t>
            </w:r>
            <w:r w:rsidRPr="003A60CD">
              <w:t>2002</w:t>
            </w:r>
          </w:p>
        </w:tc>
      </w:tr>
      <w:tr w:rsidR="008D20BF" w14:paraId="5C89288E" w14:textId="77777777" w:rsidTr="008D20BF">
        <w:tc>
          <w:tcPr>
            <w:tcW w:w="562" w:type="dxa"/>
          </w:tcPr>
          <w:p w14:paraId="45707FD1" w14:textId="77777777" w:rsidR="008D20BF" w:rsidRDefault="008D20BF" w:rsidP="008D20BF">
            <w:pPr>
              <w:pStyle w:val="BodyText"/>
              <w:spacing w:before="8"/>
              <w:rPr>
                <w:rFonts w:ascii="Times New Roman"/>
                <w:sz w:val="29"/>
              </w:rPr>
            </w:pPr>
          </w:p>
        </w:tc>
        <w:tc>
          <w:tcPr>
            <w:tcW w:w="9214" w:type="dxa"/>
          </w:tcPr>
          <w:p w14:paraId="07E44DCB" w14:textId="77777777" w:rsidR="008D20BF" w:rsidRPr="00D6198A" w:rsidRDefault="008D20BF" w:rsidP="008D20BF">
            <w:pPr>
              <w:pStyle w:val="BodyText"/>
              <w:spacing w:before="8"/>
            </w:pPr>
            <w:r w:rsidRPr="003A60CD">
              <w:t>National Building Regulations and Building Standards Act, 1977 (Act No. 103 of</w:t>
            </w:r>
            <w:r w:rsidRPr="003A60CD">
              <w:rPr>
                <w:spacing w:val="5"/>
              </w:rPr>
              <w:t xml:space="preserve"> </w:t>
            </w:r>
            <w:r w:rsidRPr="003A60CD">
              <w:t>1977)</w:t>
            </w:r>
          </w:p>
        </w:tc>
      </w:tr>
      <w:tr w:rsidR="008D20BF" w14:paraId="31BE88EB" w14:textId="77777777" w:rsidTr="008D20BF">
        <w:tc>
          <w:tcPr>
            <w:tcW w:w="562" w:type="dxa"/>
          </w:tcPr>
          <w:p w14:paraId="14E5B830" w14:textId="77777777" w:rsidR="008D20BF" w:rsidRDefault="008D20BF" w:rsidP="008D20BF">
            <w:pPr>
              <w:pStyle w:val="BodyText"/>
              <w:spacing w:before="8"/>
              <w:rPr>
                <w:rFonts w:ascii="Times New Roman"/>
                <w:sz w:val="29"/>
              </w:rPr>
            </w:pPr>
          </w:p>
        </w:tc>
        <w:tc>
          <w:tcPr>
            <w:tcW w:w="9214" w:type="dxa"/>
          </w:tcPr>
          <w:p w14:paraId="4BD7D2CB" w14:textId="4FC473A1" w:rsidR="008D20BF" w:rsidRPr="00D6198A" w:rsidRDefault="00885B73" w:rsidP="008D20BF">
            <w:pPr>
              <w:pStyle w:val="BodyText"/>
              <w:spacing w:before="8"/>
            </w:pPr>
            <w:r>
              <w:t>SSA</w:t>
            </w:r>
            <w:r w:rsidR="008D20BF" w:rsidRPr="003A60CD">
              <w:t xml:space="preserve"> Guidance Documents: ICT Policy and Standards: Part 1 and</w:t>
            </w:r>
            <w:r w:rsidR="008D20BF" w:rsidRPr="003A60CD">
              <w:rPr>
                <w:spacing w:val="54"/>
              </w:rPr>
              <w:t xml:space="preserve"> </w:t>
            </w:r>
            <w:r w:rsidR="008D20BF" w:rsidRPr="003A60CD">
              <w:t>2</w:t>
            </w:r>
          </w:p>
        </w:tc>
      </w:tr>
      <w:tr w:rsidR="008D20BF" w14:paraId="6A2D577B" w14:textId="77777777" w:rsidTr="008D20BF">
        <w:tc>
          <w:tcPr>
            <w:tcW w:w="562" w:type="dxa"/>
          </w:tcPr>
          <w:p w14:paraId="75976AAC" w14:textId="77777777" w:rsidR="008D20BF" w:rsidRDefault="008D20BF" w:rsidP="008D20BF">
            <w:pPr>
              <w:pStyle w:val="BodyText"/>
              <w:spacing w:before="8"/>
              <w:rPr>
                <w:rFonts w:ascii="Times New Roman"/>
                <w:sz w:val="29"/>
              </w:rPr>
            </w:pPr>
          </w:p>
        </w:tc>
        <w:tc>
          <w:tcPr>
            <w:tcW w:w="9214" w:type="dxa"/>
          </w:tcPr>
          <w:p w14:paraId="4CE43761" w14:textId="77777777" w:rsidR="008D20BF" w:rsidRPr="00D6198A" w:rsidRDefault="008D20BF" w:rsidP="008D20BF">
            <w:pPr>
              <w:pStyle w:val="BodyText"/>
              <w:spacing w:before="8"/>
            </w:pPr>
            <w:r w:rsidRPr="00EB4ECD">
              <w:t>National Key Points Act, 1980 (Act No. 102 of</w:t>
            </w:r>
            <w:r w:rsidRPr="00EB4ECD">
              <w:rPr>
                <w:spacing w:val="33"/>
              </w:rPr>
              <w:t xml:space="preserve"> </w:t>
            </w:r>
            <w:r w:rsidRPr="00EB4ECD">
              <w:t>1980)</w:t>
            </w:r>
          </w:p>
        </w:tc>
      </w:tr>
      <w:tr w:rsidR="008D20BF" w14:paraId="32D02026" w14:textId="77777777" w:rsidTr="008D20BF">
        <w:tc>
          <w:tcPr>
            <w:tcW w:w="562" w:type="dxa"/>
          </w:tcPr>
          <w:p w14:paraId="68820251" w14:textId="77777777" w:rsidR="008D20BF" w:rsidRDefault="008D20BF" w:rsidP="008D20BF">
            <w:pPr>
              <w:pStyle w:val="BodyText"/>
              <w:spacing w:before="8"/>
              <w:rPr>
                <w:rFonts w:ascii="Times New Roman"/>
                <w:sz w:val="29"/>
              </w:rPr>
            </w:pPr>
          </w:p>
        </w:tc>
        <w:tc>
          <w:tcPr>
            <w:tcW w:w="9214" w:type="dxa"/>
          </w:tcPr>
          <w:p w14:paraId="5E9FC832" w14:textId="77777777" w:rsidR="008D20BF" w:rsidRPr="00D6198A" w:rsidRDefault="008D20BF" w:rsidP="008D20BF">
            <w:pPr>
              <w:pStyle w:val="BodyText"/>
              <w:spacing w:before="8"/>
            </w:pPr>
            <w:r w:rsidRPr="00EB4ECD">
              <w:t>National Strategic Intelligence Act, 1994 (Act No. 39 of</w:t>
            </w:r>
            <w:r w:rsidRPr="00EB4ECD">
              <w:rPr>
                <w:spacing w:val="41"/>
              </w:rPr>
              <w:t xml:space="preserve"> </w:t>
            </w:r>
            <w:r w:rsidRPr="00EB4ECD">
              <w:t>1994)</w:t>
            </w:r>
          </w:p>
        </w:tc>
      </w:tr>
      <w:tr w:rsidR="001A7517" w14:paraId="285D90B2" w14:textId="77777777" w:rsidTr="008D20BF">
        <w:tc>
          <w:tcPr>
            <w:tcW w:w="562" w:type="dxa"/>
          </w:tcPr>
          <w:p w14:paraId="7AAB8375" w14:textId="60DB2D67" w:rsidR="001A7517" w:rsidRDefault="001A7517" w:rsidP="008D20BF">
            <w:pPr>
              <w:pStyle w:val="BodyText"/>
              <w:spacing w:before="8"/>
              <w:rPr>
                <w:rFonts w:ascii="Times New Roman"/>
                <w:sz w:val="29"/>
              </w:rPr>
            </w:pPr>
          </w:p>
        </w:tc>
        <w:tc>
          <w:tcPr>
            <w:tcW w:w="9214" w:type="dxa"/>
          </w:tcPr>
          <w:p w14:paraId="20DF0F60" w14:textId="5A51F125" w:rsidR="001A7517" w:rsidRPr="00EB4ECD" w:rsidRDefault="001A7517" w:rsidP="008D20BF">
            <w:pPr>
              <w:pStyle w:val="BodyText"/>
              <w:spacing w:before="8"/>
            </w:pPr>
            <w:r>
              <w:t>National Vetting Strategy , 2006</w:t>
            </w:r>
          </w:p>
        </w:tc>
      </w:tr>
      <w:tr w:rsidR="008D20BF" w14:paraId="67F36AC1" w14:textId="77777777" w:rsidTr="008D20BF">
        <w:tc>
          <w:tcPr>
            <w:tcW w:w="562" w:type="dxa"/>
          </w:tcPr>
          <w:p w14:paraId="756E208D" w14:textId="77777777" w:rsidR="008D20BF" w:rsidRDefault="008D20BF" w:rsidP="008D20BF">
            <w:pPr>
              <w:pStyle w:val="BodyText"/>
              <w:spacing w:before="8"/>
              <w:rPr>
                <w:rFonts w:ascii="Times New Roman"/>
                <w:sz w:val="29"/>
              </w:rPr>
            </w:pPr>
          </w:p>
        </w:tc>
        <w:tc>
          <w:tcPr>
            <w:tcW w:w="9214" w:type="dxa"/>
          </w:tcPr>
          <w:p w14:paraId="1CE3BDC2" w14:textId="77777777" w:rsidR="008D20BF" w:rsidRPr="00D6198A" w:rsidRDefault="008D20BF" w:rsidP="008D20BF">
            <w:pPr>
              <w:pStyle w:val="BodyText"/>
              <w:spacing w:before="8"/>
            </w:pPr>
            <w:r w:rsidRPr="00EB4ECD">
              <w:t>Non-proliferation of Weapons of Mass Destruction Act, 1993 (Act No. 87 of 1993)</w:t>
            </w:r>
          </w:p>
        </w:tc>
      </w:tr>
      <w:tr w:rsidR="008D20BF" w14:paraId="37077B03" w14:textId="77777777" w:rsidTr="008D20BF">
        <w:tc>
          <w:tcPr>
            <w:tcW w:w="562" w:type="dxa"/>
          </w:tcPr>
          <w:p w14:paraId="00535F8F" w14:textId="77777777" w:rsidR="008D20BF" w:rsidRDefault="008D20BF" w:rsidP="008D20BF">
            <w:pPr>
              <w:pStyle w:val="BodyText"/>
              <w:spacing w:before="8"/>
              <w:rPr>
                <w:rFonts w:ascii="Times New Roman"/>
                <w:sz w:val="29"/>
              </w:rPr>
            </w:pPr>
          </w:p>
        </w:tc>
        <w:tc>
          <w:tcPr>
            <w:tcW w:w="9214" w:type="dxa"/>
          </w:tcPr>
          <w:p w14:paraId="1985A494" w14:textId="77777777" w:rsidR="008D20BF" w:rsidRPr="00D6198A" w:rsidRDefault="008D20BF" w:rsidP="008D20BF">
            <w:pPr>
              <w:pStyle w:val="BodyText"/>
              <w:spacing w:before="8"/>
            </w:pPr>
            <w:r w:rsidRPr="00EB4ECD">
              <w:t>Occupational Health and Safety Act, 1993 (Act No. 85 of</w:t>
            </w:r>
            <w:r w:rsidRPr="00EB4ECD">
              <w:rPr>
                <w:spacing w:val="44"/>
              </w:rPr>
              <w:t xml:space="preserve"> </w:t>
            </w:r>
            <w:r w:rsidRPr="00EB4ECD">
              <w:t>1993)</w:t>
            </w:r>
          </w:p>
        </w:tc>
      </w:tr>
      <w:tr w:rsidR="008D20BF" w14:paraId="5E379DED" w14:textId="77777777" w:rsidTr="008D20BF">
        <w:tc>
          <w:tcPr>
            <w:tcW w:w="562" w:type="dxa"/>
          </w:tcPr>
          <w:p w14:paraId="3507019B" w14:textId="77777777" w:rsidR="008D20BF" w:rsidRDefault="008D20BF" w:rsidP="008D20BF">
            <w:pPr>
              <w:pStyle w:val="BodyText"/>
              <w:spacing w:before="8"/>
              <w:rPr>
                <w:rFonts w:ascii="Times New Roman"/>
                <w:sz w:val="29"/>
              </w:rPr>
            </w:pPr>
          </w:p>
        </w:tc>
        <w:tc>
          <w:tcPr>
            <w:tcW w:w="9214" w:type="dxa"/>
          </w:tcPr>
          <w:p w14:paraId="68D5695A" w14:textId="77777777" w:rsidR="008D20BF" w:rsidRPr="00D6198A" w:rsidRDefault="008D20BF" w:rsidP="008D20BF">
            <w:pPr>
              <w:pStyle w:val="BodyText"/>
              <w:spacing w:before="8"/>
            </w:pPr>
            <w:r w:rsidRPr="00EB4ECD">
              <w:t>Prevention and Combating of Corrupt Activities Act, 2004 (Act No. 12 of 2004)</w:t>
            </w:r>
          </w:p>
        </w:tc>
      </w:tr>
      <w:tr w:rsidR="008D20BF" w14:paraId="2D847A59" w14:textId="77777777" w:rsidTr="008D20BF">
        <w:tc>
          <w:tcPr>
            <w:tcW w:w="562" w:type="dxa"/>
          </w:tcPr>
          <w:p w14:paraId="16B26D15" w14:textId="77777777" w:rsidR="008D20BF" w:rsidRDefault="008D20BF" w:rsidP="008D20BF">
            <w:pPr>
              <w:pStyle w:val="BodyText"/>
              <w:spacing w:before="8"/>
              <w:rPr>
                <w:rFonts w:ascii="Times New Roman"/>
                <w:sz w:val="29"/>
              </w:rPr>
            </w:pPr>
          </w:p>
        </w:tc>
        <w:tc>
          <w:tcPr>
            <w:tcW w:w="9214" w:type="dxa"/>
          </w:tcPr>
          <w:p w14:paraId="560F8C41" w14:textId="77777777" w:rsidR="008D20BF" w:rsidRPr="00D6198A" w:rsidRDefault="008D20BF" w:rsidP="008D20BF">
            <w:pPr>
              <w:pStyle w:val="BodyText"/>
              <w:spacing w:before="8"/>
            </w:pPr>
            <w:r w:rsidRPr="00EF2B3B">
              <w:t>Private Security Industry Regulations Act, 2001 (Act No. 56 of</w:t>
            </w:r>
            <w:r w:rsidRPr="00EF2B3B">
              <w:rPr>
                <w:spacing w:val="59"/>
              </w:rPr>
              <w:t xml:space="preserve"> </w:t>
            </w:r>
            <w:r w:rsidRPr="00EF2B3B">
              <w:t>2001)</w:t>
            </w:r>
          </w:p>
        </w:tc>
      </w:tr>
      <w:tr w:rsidR="008D20BF" w14:paraId="7BFEEF84" w14:textId="77777777" w:rsidTr="008D20BF">
        <w:tc>
          <w:tcPr>
            <w:tcW w:w="562" w:type="dxa"/>
          </w:tcPr>
          <w:p w14:paraId="4E566EEA" w14:textId="77777777" w:rsidR="008D20BF" w:rsidRDefault="008D20BF" w:rsidP="008D20BF">
            <w:pPr>
              <w:pStyle w:val="BodyText"/>
              <w:spacing w:before="8"/>
              <w:rPr>
                <w:rFonts w:ascii="Times New Roman"/>
                <w:sz w:val="29"/>
              </w:rPr>
            </w:pPr>
          </w:p>
        </w:tc>
        <w:tc>
          <w:tcPr>
            <w:tcW w:w="9214" w:type="dxa"/>
          </w:tcPr>
          <w:p w14:paraId="64E9E4E4" w14:textId="77777777" w:rsidR="008D20BF" w:rsidRPr="00D6198A" w:rsidRDefault="008D20BF" w:rsidP="008D20BF">
            <w:pPr>
              <w:pStyle w:val="BodyText"/>
              <w:spacing w:before="8"/>
            </w:pPr>
            <w:r w:rsidRPr="00EF2B3B">
              <w:t>Protected Disclosures Act, 2000 (Act No. 26 of</w:t>
            </w:r>
            <w:r w:rsidRPr="00EF2B3B">
              <w:rPr>
                <w:spacing w:val="28"/>
              </w:rPr>
              <w:t xml:space="preserve"> </w:t>
            </w:r>
            <w:r w:rsidRPr="00EF2B3B">
              <w:t>2000)</w:t>
            </w:r>
          </w:p>
        </w:tc>
      </w:tr>
      <w:tr w:rsidR="008D20BF" w14:paraId="624C7CBA" w14:textId="77777777" w:rsidTr="008D20BF">
        <w:tc>
          <w:tcPr>
            <w:tcW w:w="562" w:type="dxa"/>
          </w:tcPr>
          <w:p w14:paraId="7E37A258" w14:textId="77777777" w:rsidR="008D20BF" w:rsidRDefault="008D20BF" w:rsidP="008D20BF">
            <w:pPr>
              <w:pStyle w:val="BodyText"/>
              <w:spacing w:before="8"/>
              <w:rPr>
                <w:rFonts w:ascii="Times New Roman"/>
                <w:sz w:val="29"/>
              </w:rPr>
            </w:pPr>
          </w:p>
        </w:tc>
        <w:tc>
          <w:tcPr>
            <w:tcW w:w="9214" w:type="dxa"/>
          </w:tcPr>
          <w:p w14:paraId="375C12DD" w14:textId="77777777" w:rsidR="008D20BF" w:rsidRPr="00D6198A" w:rsidRDefault="008D20BF" w:rsidP="008D20BF">
            <w:pPr>
              <w:pStyle w:val="BodyText"/>
              <w:spacing w:before="8"/>
            </w:pPr>
            <w:r w:rsidRPr="00EF2B3B">
              <w:t>Promotion</w:t>
            </w:r>
            <w:r w:rsidRPr="00EF2B3B">
              <w:rPr>
                <w:spacing w:val="10"/>
              </w:rPr>
              <w:t xml:space="preserve"> </w:t>
            </w:r>
            <w:r w:rsidRPr="00EF2B3B">
              <w:t>of</w:t>
            </w:r>
            <w:r w:rsidRPr="00EF2B3B">
              <w:rPr>
                <w:spacing w:val="16"/>
              </w:rPr>
              <w:t xml:space="preserve"> </w:t>
            </w:r>
            <w:r w:rsidRPr="00EF2B3B">
              <w:t>Access</w:t>
            </w:r>
            <w:r w:rsidRPr="00EF2B3B">
              <w:rPr>
                <w:spacing w:val="15"/>
              </w:rPr>
              <w:t xml:space="preserve"> </w:t>
            </w:r>
            <w:r w:rsidRPr="00EF2B3B">
              <w:t>to</w:t>
            </w:r>
            <w:r w:rsidRPr="00EF2B3B">
              <w:rPr>
                <w:spacing w:val="10"/>
              </w:rPr>
              <w:t xml:space="preserve"> </w:t>
            </w:r>
            <w:r w:rsidRPr="00EF2B3B">
              <w:t>Information</w:t>
            </w:r>
            <w:r w:rsidRPr="00EF2B3B">
              <w:rPr>
                <w:spacing w:val="11"/>
              </w:rPr>
              <w:t xml:space="preserve"> </w:t>
            </w:r>
            <w:r w:rsidRPr="00EF2B3B">
              <w:t>Act,</w:t>
            </w:r>
            <w:r w:rsidRPr="00EF2B3B">
              <w:rPr>
                <w:spacing w:val="11"/>
              </w:rPr>
              <w:t xml:space="preserve"> </w:t>
            </w:r>
            <w:r w:rsidRPr="00EF2B3B">
              <w:t>2000</w:t>
            </w:r>
            <w:r w:rsidRPr="00EF2B3B">
              <w:rPr>
                <w:spacing w:val="11"/>
              </w:rPr>
              <w:t xml:space="preserve"> </w:t>
            </w:r>
            <w:r w:rsidRPr="00EF2B3B">
              <w:t>(Act</w:t>
            </w:r>
            <w:r w:rsidRPr="00EF2B3B">
              <w:rPr>
                <w:spacing w:val="14"/>
              </w:rPr>
              <w:t xml:space="preserve"> </w:t>
            </w:r>
            <w:r w:rsidRPr="00EF2B3B">
              <w:t>No.</w:t>
            </w:r>
            <w:r w:rsidRPr="00EF2B3B">
              <w:rPr>
                <w:spacing w:val="14"/>
              </w:rPr>
              <w:t xml:space="preserve"> </w:t>
            </w:r>
            <w:r w:rsidRPr="00EF2B3B">
              <w:t>2</w:t>
            </w:r>
            <w:r w:rsidRPr="00EF2B3B">
              <w:rPr>
                <w:spacing w:val="11"/>
              </w:rPr>
              <w:t xml:space="preserve"> </w:t>
            </w:r>
            <w:r w:rsidRPr="00EF2B3B">
              <w:t>of</w:t>
            </w:r>
            <w:r w:rsidRPr="00EF2B3B">
              <w:rPr>
                <w:spacing w:val="14"/>
              </w:rPr>
              <w:t xml:space="preserve"> </w:t>
            </w:r>
            <w:r w:rsidRPr="00EF2B3B">
              <w:t>2000)</w:t>
            </w:r>
          </w:p>
        </w:tc>
      </w:tr>
      <w:tr w:rsidR="008D20BF" w14:paraId="5A3E37A0" w14:textId="77777777" w:rsidTr="008D20BF">
        <w:tc>
          <w:tcPr>
            <w:tcW w:w="562" w:type="dxa"/>
          </w:tcPr>
          <w:p w14:paraId="2B59E09C" w14:textId="77777777" w:rsidR="008D20BF" w:rsidRDefault="008D20BF" w:rsidP="008D20BF">
            <w:pPr>
              <w:pStyle w:val="BodyText"/>
              <w:spacing w:before="8"/>
              <w:rPr>
                <w:rFonts w:ascii="Times New Roman"/>
                <w:sz w:val="29"/>
              </w:rPr>
            </w:pPr>
          </w:p>
        </w:tc>
        <w:tc>
          <w:tcPr>
            <w:tcW w:w="9214" w:type="dxa"/>
          </w:tcPr>
          <w:p w14:paraId="320A8FDF" w14:textId="77777777" w:rsidR="008D20BF" w:rsidRPr="00D6198A" w:rsidRDefault="008D20BF" w:rsidP="008D20BF">
            <w:pPr>
              <w:pStyle w:val="BodyText"/>
              <w:spacing w:before="8"/>
            </w:pPr>
            <w:r w:rsidRPr="00EF2B3B">
              <w:t>Promotion</w:t>
            </w:r>
            <w:r w:rsidRPr="00EF2B3B">
              <w:rPr>
                <w:spacing w:val="11"/>
              </w:rPr>
              <w:t xml:space="preserve"> </w:t>
            </w:r>
            <w:r w:rsidRPr="00EF2B3B">
              <w:t>of</w:t>
            </w:r>
            <w:r w:rsidRPr="00EF2B3B">
              <w:rPr>
                <w:spacing w:val="18"/>
              </w:rPr>
              <w:t xml:space="preserve"> </w:t>
            </w:r>
            <w:r w:rsidRPr="00EF2B3B">
              <w:t>Administrative</w:t>
            </w:r>
            <w:r w:rsidRPr="00EF2B3B">
              <w:rPr>
                <w:spacing w:val="12"/>
              </w:rPr>
              <w:t xml:space="preserve"> </w:t>
            </w:r>
            <w:r w:rsidRPr="00EF2B3B">
              <w:t>Justice</w:t>
            </w:r>
            <w:r w:rsidRPr="00EF2B3B">
              <w:rPr>
                <w:spacing w:val="11"/>
              </w:rPr>
              <w:t xml:space="preserve"> </w:t>
            </w:r>
            <w:r w:rsidRPr="00EF2B3B">
              <w:t>Act,</w:t>
            </w:r>
            <w:r w:rsidRPr="00EF2B3B">
              <w:rPr>
                <w:spacing w:val="15"/>
              </w:rPr>
              <w:t xml:space="preserve"> </w:t>
            </w:r>
            <w:r w:rsidRPr="00EF2B3B">
              <w:t>2000</w:t>
            </w:r>
            <w:r w:rsidRPr="00EF2B3B">
              <w:rPr>
                <w:spacing w:val="16"/>
              </w:rPr>
              <w:t xml:space="preserve"> </w:t>
            </w:r>
            <w:r w:rsidRPr="00EF2B3B">
              <w:t>(Act</w:t>
            </w:r>
            <w:r w:rsidRPr="00EF2B3B">
              <w:rPr>
                <w:spacing w:val="13"/>
              </w:rPr>
              <w:t xml:space="preserve"> </w:t>
            </w:r>
            <w:r w:rsidRPr="00EF2B3B">
              <w:t>No.</w:t>
            </w:r>
            <w:r w:rsidRPr="00EF2B3B">
              <w:rPr>
                <w:spacing w:val="12"/>
              </w:rPr>
              <w:t xml:space="preserve"> </w:t>
            </w:r>
            <w:r w:rsidRPr="00EF2B3B">
              <w:t>3</w:t>
            </w:r>
            <w:r w:rsidRPr="00EF2B3B">
              <w:rPr>
                <w:spacing w:val="16"/>
              </w:rPr>
              <w:t xml:space="preserve"> </w:t>
            </w:r>
            <w:r w:rsidRPr="00EF2B3B">
              <w:t>of</w:t>
            </w:r>
            <w:r w:rsidRPr="00EF2B3B">
              <w:rPr>
                <w:spacing w:val="17"/>
              </w:rPr>
              <w:t xml:space="preserve"> </w:t>
            </w:r>
            <w:r w:rsidRPr="00EF2B3B">
              <w:t>2000)</w:t>
            </w:r>
          </w:p>
        </w:tc>
      </w:tr>
      <w:tr w:rsidR="008D20BF" w14:paraId="6BCFB23F" w14:textId="77777777" w:rsidTr="008D20BF">
        <w:tc>
          <w:tcPr>
            <w:tcW w:w="562" w:type="dxa"/>
          </w:tcPr>
          <w:p w14:paraId="1FE8D842" w14:textId="77777777" w:rsidR="008D20BF" w:rsidRDefault="008D20BF" w:rsidP="008D20BF">
            <w:pPr>
              <w:pStyle w:val="BodyText"/>
              <w:spacing w:before="8"/>
              <w:rPr>
                <w:rFonts w:ascii="Times New Roman"/>
                <w:sz w:val="29"/>
              </w:rPr>
            </w:pPr>
          </w:p>
        </w:tc>
        <w:tc>
          <w:tcPr>
            <w:tcW w:w="9214" w:type="dxa"/>
          </w:tcPr>
          <w:p w14:paraId="42BD1B5E" w14:textId="77777777" w:rsidR="008D20BF" w:rsidRPr="00D6198A" w:rsidRDefault="008D20BF" w:rsidP="008D20BF">
            <w:pPr>
              <w:pStyle w:val="BodyText"/>
              <w:spacing w:before="8"/>
            </w:pPr>
            <w:r w:rsidRPr="00EF2B3B">
              <w:t>Protection of Constitutional Democracy against Terrorism and Related Activities Act, 2004 (Act No. 33 of</w:t>
            </w:r>
            <w:r w:rsidRPr="00EF2B3B">
              <w:rPr>
                <w:spacing w:val="23"/>
              </w:rPr>
              <w:t xml:space="preserve"> </w:t>
            </w:r>
            <w:r w:rsidRPr="00EF2B3B">
              <w:t>2004)</w:t>
            </w:r>
          </w:p>
        </w:tc>
      </w:tr>
      <w:tr w:rsidR="008D20BF" w14:paraId="544B5C12" w14:textId="77777777" w:rsidTr="008D20BF">
        <w:tc>
          <w:tcPr>
            <w:tcW w:w="562" w:type="dxa"/>
          </w:tcPr>
          <w:p w14:paraId="19F61792" w14:textId="77777777" w:rsidR="008D20BF" w:rsidRDefault="008D20BF" w:rsidP="008D20BF">
            <w:pPr>
              <w:pStyle w:val="BodyText"/>
              <w:spacing w:before="8"/>
              <w:rPr>
                <w:rFonts w:ascii="Times New Roman"/>
                <w:sz w:val="29"/>
              </w:rPr>
            </w:pPr>
          </w:p>
        </w:tc>
        <w:tc>
          <w:tcPr>
            <w:tcW w:w="9214" w:type="dxa"/>
          </w:tcPr>
          <w:p w14:paraId="10F2F91C" w14:textId="77777777" w:rsidR="008D20BF" w:rsidRPr="00D6198A" w:rsidRDefault="008D20BF" w:rsidP="008D20BF">
            <w:pPr>
              <w:pStyle w:val="BodyText"/>
              <w:spacing w:before="8"/>
            </w:pPr>
            <w:r w:rsidRPr="0035184A">
              <w:t>Protection of Information Act, 1982 (Act No. 84 of</w:t>
            </w:r>
            <w:r w:rsidRPr="0035184A">
              <w:rPr>
                <w:spacing w:val="40"/>
              </w:rPr>
              <w:t xml:space="preserve"> </w:t>
            </w:r>
            <w:r w:rsidRPr="0035184A">
              <w:t>1982)</w:t>
            </w:r>
          </w:p>
        </w:tc>
      </w:tr>
      <w:tr w:rsidR="00085E78" w14:paraId="543C8E3E" w14:textId="77777777" w:rsidTr="008D20BF">
        <w:tc>
          <w:tcPr>
            <w:tcW w:w="562" w:type="dxa"/>
          </w:tcPr>
          <w:p w14:paraId="08BDA8BF" w14:textId="77777777" w:rsidR="00085E78" w:rsidRDefault="00085E78" w:rsidP="008D20BF">
            <w:pPr>
              <w:pStyle w:val="BodyText"/>
              <w:spacing w:before="8"/>
              <w:rPr>
                <w:rFonts w:ascii="Times New Roman"/>
                <w:sz w:val="29"/>
              </w:rPr>
            </w:pPr>
          </w:p>
        </w:tc>
        <w:tc>
          <w:tcPr>
            <w:tcW w:w="9214" w:type="dxa"/>
          </w:tcPr>
          <w:p w14:paraId="6EFF53BE" w14:textId="75008F55" w:rsidR="00085E78" w:rsidRPr="0035184A" w:rsidRDefault="00085E78" w:rsidP="008D20BF">
            <w:pPr>
              <w:pStyle w:val="BodyText"/>
              <w:spacing w:before="8"/>
            </w:pPr>
            <w:r>
              <w:t xml:space="preserve">Protection of Personal Information Act (POPIA) </w:t>
            </w:r>
            <w:r w:rsidR="00F03215">
              <w:t>2013 (Act No.4 of 2013)</w:t>
            </w:r>
          </w:p>
        </w:tc>
      </w:tr>
      <w:tr w:rsidR="008D20BF" w14:paraId="17F3A4B3" w14:textId="77777777" w:rsidTr="008D20BF">
        <w:tc>
          <w:tcPr>
            <w:tcW w:w="562" w:type="dxa"/>
          </w:tcPr>
          <w:p w14:paraId="6A180184" w14:textId="77777777" w:rsidR="008D20BF" w:rsidRDefault="008D20BF" w:rsidP="008D20BF">
            <w:pPr>
              <w:pStyle w:val="BodyText"/>
              <w:spacing w:before="8"/>
              <w:rPr>
                <w:rFonts w:ascii="Times New Roman"/>
                <w:sz w:val="29"/>
              </w:rPr>
            </w:pPr>
          </w:p>
        </w:tc>
        <w:tc>
          <w:tcPr>
            <w:tcW w:w="9214" w:type="dxa"/>
          </w:tcPr>
          <w:p w14:paraId="35FF2322" w14:textId="77777777" w:rsidR="008D20BF" w:rsidRPr="00D6198A" w:rsidRDefault="008D20BF" w:rsidP="008D20BF">
            <w:pPr>
              <w:pStyle w:val="BodyText"/>
              <w:spacing w:before="8"/>
            </w:pPr>
            <w:r w:rsidRPr="0035184A">
              <w:t>Public Finance Management Act, 1999 (Act No. 1 of</w:t>
            </w:r>
            <w:r w:rsidRPr="0035184A">
              <w:rPr>
                <w:spacing w:val="39"/>
              </w:rPr>
              <w:t xml:space="preserve"> </w:t>
            </w:r>
            <w:r w:rsidRPr="0035184A">
              <w:t>1999)</w:t>
            </w:r>
          </w:p>
        </w:tc>
      </w:tr>
      <w:tr w:rsidR="008D20BF" w14:paraId="239E0578" w14:textId="77777777" w:rsidTr="008D20BF">
        <w:tc>
          <w:tcPr>
            <w:tcW w:w="562" w:type="dxa"/>
          </w:tcPr>
          <w:p w14:paraId="7902163B" w14:textId="77777777" w:rsidR="008D20BF" w:rsidRDefault="008D20BF" w:rsidP="008D20BF">
            <w:pPr>
              <w:pStyle w:val="BodyText"/>
              <w:spacing w:before="8"/>
              <w:rPr>
                <w:rFonts w:ascii="Times New Roman"/>
                <w:sz w:val="29"/>
              </w:rPr>
            </w:pPr>
          </w:p>
        </w:tc>
        <w:tc>
          <w:tcPr>
            <w:tcW w:w="9214" w:type="dxa"/>
          </w:tcPr>
          <w:p w14:paraId="601BBFE8" w14:textId="77777777" w:rsidR="008D20BF" w:rsidRPr="00D6198A" w:rsidRDefault="008D20BF" w:rsidP="008D20BF">
            <w:pPr>
              <w:pStyle w:val="BodyText"/>
              <w:spacing w:before="8"/>
            </w:pPr>
            <w:r w:rsidRPr="0035184A">
              <w:t>Treasury Regulations,</w:t>
            </w:r>
            <w:r w:rsidRPr="0035184A">
              <w:rPr>
                <w:spacing w:val="3"/>
              </w:rPr>
              <w:t xml:space="preserve"> </w:t>
            </w:r>
            <w:r w:rsidRPr="0035184A">
              <w:t>2005</w:t>
            </w:r>
          </w:p>
        </w:tc>
      </w:tr>
      <w:tr w:rsidR="00DE219C" w14:paraId="18FAA4F8" w14:textId="77777777" w:rsidTr="008D20BF">
        <w:tc>
          <w:tcPr>
            <w:tcW w:w="562" w:type="dxa"/>
          </w:tcPr>
          <w:p w14:paraId="00448C70" w14:textId="77777777" w:rsidR="00DE219C" w:rsidRDefault="00DE219C" w:rsidP="008D20BF">
            <w:pPr>
              <w:pStyle w:val="BodyText"/>
              <w:spacing w:before="8"/>
              <w:rPr>
                <w:rFonts w:ascii="Times New Roman"/>
                <w:sz w:val="29"/>
              </w:rPr>
            </w:pPr>
          </w:p>
        </w:tc>
        <w:tc>
          <w:tcPr>
            <w:tcW w:w="9214" w:type="dxa"/>
          </w:tcPr>
          <w:p w14:paraId="60CC4EDF" w14:textId="77777777" w:rsidR="00DE219C" w:rsidRPr="00DE219C" w:rsidRDefault="00DE219C" w:rsidP="008D20BF">
            <w:pPr>
              <w:pStyle w:val="BodyText"/>
              <w:spacing w:before="8"/>
              <w:rPr>
                <w:color w:val="EE0000"/>
              </w:rPr>
            </w:pPr>
            <w:r w:rsidRPr="00556B1D">
              <w:rPr>
                <w:color w:val="000000" w:themeColor="text1"/>
              </w:rPr>
              <w:t>Trespass Act, 1969 (Act 6 of 1969)</w:t>
            </w:r>
          </w:p>
        </w:tc>
      </w:tr>
      <w:tr w:rsidR="008D20BF" w14:paraId="67C8483D" w14:textId="77777777" w:rsidTr="008D20BF">
        <w:tc>
          <w:tcPr>
            <w:tcW w:w="562" w:type="dxa"/>
          </w:tcPr>
          <w:p w14:paraId="62978BCB" w14:textId="77777777" w:rsidR="008D20BF" w:rsidRDefault="008D20BF" w:rsidP="008D20BF">
            <w:pPr>
              <w:pStyle w:val="BodyText"/>
              <w:spacing w:before="8"/>
              <w:rPr>
                <w:rFonts w:ascii="Times New Roman"/>
                <w:sz w:val="29"/>
              </w:rPr>
            </w:pPr>
          </w:p>
        </w:tc>
        <w:tc>
          <w:tcPr>
            <w:tcW w:w="9214" w:type="dxa"/>
          </w:tcPr>
          <w:p w14:paraId="6ADAD272" w14:textId="77777777" w:rsidR="008D20BF" w:rsidRPr="00D6198A" w:rsidRDefault="008D20BF" w:rsidP="008D20BF">
            <w:pPr>
              <w:pStyle w:val="BodyText"/>
              <w:spacing w:before="8"/>
            </w:pPr>
            <w:r w:rsidRPr="0035184A">
              <w:t>Public Service Act,</w:t>
            </w:r>
            <w:r w:rsidRPr="0035184A">
              <w:rPr>
                <w:spacing w:val="5"/>
              </w:rPr>
              <w:t xml:space="preserve"> </w:t>
            </w:r>
            <w:r w:rsidRPr="0035184A">
              <w:t>1994</w:t>
            </w:r>
          </w:p>
        </w:tc>
      </w:tr>
      <w:tr w:rsidR="00636F59" w14:paraId="56CBA715" w14:textId="77777777" w:rsidTr="008D20BF">
        <w:tc>
          <w:tcPr>
            <w:tcW w:w="562" w:type="dxa"/>
          </w:tcPr>
          <w:p w14:paraId="3D9CAEE5" w14:textId="77777777" w:rsidR="00636F59" w:rsidRDefault="00636F59" w:rsidP="008D20BF">
            <w:pPr>
              <w:pStyle w:val="BodyText"/>
              <w:spacing w:before="8"/>
              <w:rPr>
                <w:rFonts w:ascii="Times New Roman"/>
                <w:sz w:val="29"/>
              </w:rPr>
            </w:pPr>
          </w:p>
        </w:tc>
        <w:tc>
          <w:tcPr>
            <w:tcW w:w="9214" w:type="dxa"/>
          </w:tcPr>
          <w:p w14:paraId="3EEE4B4D" w14:textId="1F0CEF67" w:rsidR="00636F59" w:rsidRPr="0035184A" w:rsidRDefault="00636F59" w:rsidP="008D20BF">
            <w:pPr>
              <w:pStyle w:val="BodyText"/>
              <w:spacing w:before="8"/>
            </w:pPr>
            <w:r>
              <w:t xml:space="preserve">Public </w:t>
            </w:r>
            <w:r w:rsidR="00BE6D6A">
              <w:t>Administration</w:t>
            </w:r>
            <w:r>
              <w:t xml:space="preserve"> Management Act, 2014</w:t>
            </w:r>
          </w:p>
        </w:tc>
      </w:tr>
      <w:tr w:rsidR="008D20BF" w14:paraId="08493451" w14:textId="77777777" w:rsidTr="008D20BF">
        <w:tc>
          <w:tcPr>
            <w:tcW w:w="562" w:type="dxa"/>
          </w:tcPr>
          <w:p w14:paraId="09882A80" w14:textId="77777777" w:rsidR="008D20BF" w:rsidRDefault="008D20BF" w:rsidP="008D20BF">
            <w:pPr>
              <w:pStyle w:val="BodyText"/>
              <w:spacing w:before="8"/>
              <w:rPr>
                <w:rFonts w:ascii="Times New Roman"/>
                <w:sz w:val="29"/>
              </w:rPr>
            </w:pPr>
          </w:p>
        </w:tc>
        <w:tc>
          <w:tcPr>
            <w:tcW w:w="9214" w:type="dxa"/>
          </w:tcPr>
          <w:p w14:paraId="47D317EA" w14:textId="77777777" w:rsidR="008D20BF" w:rsidRPr="00D6198A" w:rsidRDefault="008D20BF" w:rsidP="008D20BF">
            <w:pPr>
              <w:pStyle w:val="BodyText"/>
              <w:spacing w:before="8"/>
            </w:pPr>
            <w:r w:rsidRPr="0035184A">
              <w:t>Public Service Regulations,</w:t>
            </w:r>
            <w:r w:rsidRPr="0035184A">
              <w:rPr>
                <w:spacing w:val="8"/>
              </w:rPr>
              <w:t xml:space="preserve"> </w:t>
            </w:r>
            <w:r w:rsidRPr="0035184A">
              <w:t>2001</w:t>
            </w:r>
          </w:p>
        </w:tc>
      </w:tr>
      <w:tr w:rsidR="008D20BF" w14:paraId="7846D177" w14:textId="77777777" w:rsidTr="008D20BF">
        <w:tc>
          <w:tcPr>
            <w:tcW w:w="562" w:type="dxa"/>
          </w:tcPr>
          <w:p w14:paraId="7B68C5C3" w14:textId="77777777" w:rsidR="008D20BF" w:rsidRDefault="008D20BF" w:rsidP="008D20BF">
            <w:pPr>
              <w:pStyle w:val="BodyText"/>
              <w:spacing w:before="8"/>
              <w:rPr>
                <w:rFonts w:ascii="Times New Roman"/>
                <w:sz w:val="29"/>
              </w:rPr>
            </w:pPr>
          </w:p>
        </w:tc>
        <w:tc>
          <w:tcPr>
            <w:tcW w:w="9214" w:type="dxa"/>
          </w:tcPr>
          <w:p w14:paraId="7D77CED6" w14:textId="77777777" w:rsidR="008D20BF" w:rsidRPr="00D6198A" w:rsidRDefault="008D20BF" w:rsidP="008D20BF">
            <w:pPr>
              <w:pStyle w:val="BodyText"/>
              <w:spacing w:before="8"/>
            </w:pPr>
            <w:r w:rsidRPr="006A1C99">
              <w:t>State Information Technology Agency Act, 1998 (Act No. 88 of</w:t>
            </w:r>
            <w:r w:rsidRPr="006A1C99">
              <w:rPr>
                <w:spacing w:val="58"/>
              </w:rPr>
              <w:t xml:space="preserve"> </w:t>
            </w:r>
            <w:r w:rsidRPr="006A1C99">
              <w:t>1998)</w:t>
            </w:r>
          </w:p>
        </w:tc>
      </w:tr>
      <w:tr w:rsidR="008D20BF" w14:paraId="2A162043" w14:textId="77777777" w:rsidTr="008D20BF">
        <w:tc>
          <w:tcPr>
            <w:tcW w:w="562" w:type="dxa"/>
          </w:tcPr>
          <w:p w14:paraId="4FDEA775" w14:textId="77777777" w:rsidR="008D20BF" w:rsidRDefault="008D20BF" w:rsidP="008D20BF">
            <w:pPr>
              <w:pStyle w:val="BodyText"/>
              <w:spacing w:before="8"/>
              <w:rPr>
                <w:rFonts w:ascii="Times New Roman"/>
                <w:sz w:val="29"/>
              </w:rPr>
            </w:pPr>
          </w:p>
        </w:tc>
        <w:tc>
          <w:tcPr>
            <w:tcW w:w="9214" w:type="dxa"/>
          </w:tcPr>
          <w:p w14:paraId="2BCB1CA1" w14:textId="77777777" w:rsidR="008D20BF" w:rsidRPr="00D6198A" w:rsidRDefault="008D20BF" w:rsidP="008D20BF">
            <w:pPr>
              <w:pStyle w:val="BodyText"/>
              <w:spacing w:before="8"/>
            </w:pPr>
            <w:r w:rsidRPr="006A1C99">
              <w:t>Trespass Act, 1959 (Act No. 6 of</w:t>
            </w:r>
            <w:r w:rsidRPr="006A1C99">
              <w:rPr>
                <w:spacing w:val="21"/>
              </w:rPr>
              <w:t xml:space="preserve"> </w:t>
            </w:r>
            <w:r w:rsidRPr="006A1C99">
              <w:t>1959)</w:t>
            </w:r>
          </w:p>
        </w:tc>
      </w:tr>
      <w:tr w:rsidR="008D20BF" w14:paraId="72A43AD0" w14:textId="77777777" w:rsidTr="008D20BF">
        <w:tc>
          <w:tcPr>
            <w:tcW w:w="562" w:type="dxa"/>
          </w:tcPr>
          <w:p w14:paraId="2DE060AA" w14:textId="77777777" w:rsidR="008D20BF" w:rsidRDefault="008D20BF" w:rsidP="008D20BF">
            <w:pPr>
              <w:pStyle w:val="BodyText"/>
              <w:spacing w:before="8"/>
              <w:rPr>
                <w:rFonts w:ascii="Times New Roman"/>
                <w:sz w:val="29"/>
              </w:rPr>
            </w:pPr>
          </w:p>
        </w:tc>
        <w:tc>
          <w:tcPr>
            <w:tcW w:w="9214" w:type="dxa"/>
          </w:tcPr>
          <w:p w14:paraId="13E927B0" w14:textId="77777777" w:rsidR="008D20BF" w:rsidRPr="00D6198A" w:rsidRDefault="008D20BF" w:rsidP="008D20BF">
            <w:pPr>
              <w:pStyle w:val="BodyText"/>
              <w:spacing w:before="8"/>
            </w:pPr>
            <w:r w:rsidRPr="006A1C99">
              <w:t>White Paper on Intelligence</w:t>
            </w:r>
            <w:r w:rsidRPr="006A1C99">
              <w:rPr>
                <w:spacing w:val="8"/>
              </w:rPr>
              <w:t xml:space="preserve"> </w:t>
            </w:r>
            <w:r w:rsidRPr="006A1C99">
              <w:t>(1995)</w:t>
            </w:r>
          </w:p>
        </w:tc>
      </w:tr>
    </w:tbl>
    <w:p w14:paraId="21714064" w14:textId="77777777" w:rsidR="000B5EF3" w:rsidRDefault="000B5EF3">
      <w:pPr>
        <w:pStyle w:val="BodyText"/>
        <w:spacing w:before="8"/>
        <w:rPr>
          <w:rFonts w:ascii="Times New Roman"/>
          <w:sz w:val="29"/>
        </w:rPr>
      </w:pPr>
    </w:p>
    <w:p w14:paraId="10BFF580" w14:textId="77777777" w:rsidR="000B5EF3" w:rsidRDefault="000B5EF3">
      <w:pPr>
        <w:pStyle w:val="BodyText"/>
        <w:spacing w:before="8"/>
        <w:rPr>
          <w:rFonts w:ascii="Times New Roman"/>
          <w:sz w:val="29"/>
        </w:rPr>
      </w:pPr>
    </w:p>
    <w:p w14:paraId="2F39F9AE" w14:textId="77777777" w:rsidR="000B5EF3" w:rsidRDefault="000B5EF3">
      <w:pPr>
        <w:pStyle w:val="BodyText"/>
        <w:spacing w:before="8"/>
        <w:rPr>
          <w:rFonts w:ascii="Times New Roman"/>
          <w:sz w:val="29"/>
        </w:rPr>
      </w:pPr>
    </w:p>
    <w:p w14:paraId="5E2C5B4E" w14:textId="77777777" w:rsidR="000B5EF3" w:rsidRDefault="000B5EF3">
      <w:pPr>
        <w:pStyle w:val="BodyText"/>
        <w:spacing w:before="8"/>
        <w:rPr>
          <w:rFonts w:ascii="Times New Roman"/>
          <w:sz w:val="29"/>
        </w:rPr>
      </w:pPr>
    </w:p>
    <w:p w14:paraId="66B7AA08" w14:textId="77777777" w:rsidR="000B5EF3" w:rsidRDefault="000B5EF3">
      <w:pPr>
        <w:pStyle w:val="BodyText"/>
        <w:spacing w:before="8"/>
        <w:rPr>
          <w:rFonts w:ascii="Times New Roman"/>
          <w:sz w:val="29"/>
        </w:rPr>
      </w:pPr>
    </w:p>
    <w:p w14:paraId="2F02E7EC" w14:textId="77777777" w:rsidR="000B5EF3" w:rsidRDefault="000B5EF3">
      <w:pPr>
        <w:pStyle w:val="BodyText"/>
        <w:spacing w:before="8"/>
        <w:rPr>
          <w:rFonts w:ascii="Times New Roman"/>
          <w:sz w:val="29"/>
        </w:rPr>
      </w:pPr>
    </w:p>
    <w:p w14:paraId="1D881B9C" w14:textId="77777777" w:rsidR="000B5EF3" w:rsidRDefault="000B5EF3">
      <w:pPr>
        <w:pStyle w:val="BodyText"/>
        <w:spacing w:before="8"/>
        <w:rPr>
          <w:rFonts w:ascii="Times New Roman"/>
          <w:sz w:val="29"/>
        </w:rPr>
      </w:pPr>
    </w:p>
    <w:p w14:paraId="0997DF1B" w14:textId="77777777" w:rsidR="002F1538" w:rsidRDefault="002F1538">
      <w:pPr>
        <w:pStyle w:val="BodyText"/>
        <w:spacing w:before="8"/>
        <w:rPr>
          <w:rFonts w:ascii="Times New Roman"/>
          <w:sz w:val="29"/>
        </w:rPr>
      </w:pPr>
    </w:p>
    <w:p w14:paraId="2256C176" w14:textId="77777777" w:rsidR="002F1538" w:rsidRDefault="002F1538">
      <w:pPr>
        <w:pStyle w:val="BodyText"/>
        <w:spacing w:before="8"/>
        <w:rPr>
          <w:rFonts w:ascii="Times New Roman"/>
          <w:sz w:val="29"/>
        </w:rPr>
      </w:pPr>
    </w:p>
    <w:p w14:paraId="75489D9C" w14:textId="77777777" w:rsidR="002F1538" w:rsidRDefault="002F1538">
      <w:pPr>
        <w:pStyle w:val="BodyText"/>
        <w:spacing w:before="8"/>
        <w:rPr>
          <w:rFonts w:ascii="Times New Roman"/>
          <w:sz w:val="29"/>
        </w:rPr>
      </w:pPr>
    </w:p>
    <w:p w14:paraId="7DD37064" w14:textId="77777777" w:rsidR="002F1538" w:rsidRDefault="002F1538">
      <w:pPr>
        <w:pStyle w:val="BodyText"/>
        <w:spacing w:before="8"/>
        <w:rPr>
          <w:rFonts w:ascii="Times New Roman"/>
          <w:sz w:val="29"/>
        </w:rPr>
      </w:pPr>
    </w:p>
    <w:p w14:paraId="338B9CF2" w14:textId="77777777" w:rsidR="002F1538" w:rsidRDefault="002F1538">
      <w:pPr>
        <w:pStyle w:val="BodyText"/>
        <w:spacing w:before="8"/>
        <w:rPr>
          <w:rFonts w:ascii="Times New Roman"/>
          <w:sz w:val="29"/>
        </w:rPr>
      </w:pPr>
    </w:p>
    <w:p w14:paraId="0E10CA0E" w14:textId="77777777" w:rsidR="002F1538" w:rsidRDefault="002F1538">
      <w:pPr>
        <w:pStyle w:val="BodyText"/>
        <w:spacing w:before="8"/>
        <w:rPr>
          <w:rFonts w:ascii="Times New Roman"/>
          <w:sz w:val="29"/>
        </w:rPr>
      </w:pPr>
    </w:p>
    <w:p w14:paraId="35244245" w14:textId="77777777" w:rsidR="002F1538" w:rsidRDefault="002F1538">
      <w:pPr>
        <w:pStyle w:val="BodyText"/>
        <w:spacing w:before="8"/>
        <w:rPr>
          <w:rFonts w:ascii="Times New Roman"/>
          <w:sz w:val="29"/>
        </w:rPr>
      </w:pPr>
    </w:p>
    <w:p w14:paraId="4B0F19F9" w14:textId="77777777" w:rsidR="002F1538" w:rsidRDefault="002F1538">
      <w:pPr>
        <w:pStyle w:val="BodyText"/>
        <w:spacing w:before="8"/>
        <w:rPr>
          <w:rFonts w:ascii="Times New Roman"/>
          <w:sz w:val="29"/>
        </w:rPr>
      </w:pPr>
    </w:p>
    <w:p w14:paraId="1D64352F" w14:textId="77777777" w:rsidR="002F1538" w:rsidRDefault="002F1538">
      <w:pPr>
        <w:pStyle w:val="BodyText"/>
        <w:spacing w:before="8"/>
        <w:rPr>
          <w:rFonts w:ascii="Times New Roman"/>
          <w:sz w:val="29"/>
        </w:rPr>
      </w:pPr>
    </w:p>
    <w:p w14:paraId="285909BE" w14:textId="77777777" w:rsidR="002F1538" w:rsidRDefault="002F1538">
      <w:pPr>
        <w:pStyle w:val="BodyText"/>
        <w:spacing w:before="8"/>
        <w:rPr>
          <w:rFonts w:ascii="Times New Roman"/>
          <w:sz w:val="29"/>
        </w:rPr>
      </w:pPr>
    </w:p>
    <w:p w14:paraId="7AD7844E" w14:textId="77777777" w:rsidR="002F1538" w:rsidRDefault="002F1538">
      <w:pPr>
        <w:pStyle w:val="BodyText"/>
        <w:spacing w:before="8"/>
        <w:rPr>
          <w:rFonts w:ascii="Times New Roman"/>
          <w:sz w:val="29"/>
        </w:rPr>
      </w:pPr>
    </w:p>
    <w:p w14:paraId="38FB8CB6" w14:textId="77777777" w:rsidR="002F1538" w:rsidRDefault="002F1538">
      <w:pPr>
        <w:pStyle w:val="BodyText"/>
        <w:spacing w:before="8"/>
        <w:rPr>
          <w:rFonts w:ascii="Times New Roman"/>
          <w:sz w:val="29"/>
        </w:rPr>
      </w:pPr>
    </w:p>
    <w:p w14:paraId="1887D4F6" w14:textId="77777777" w:rsidR="006F737D" w:rsidRDefault="006F737D">
      <w:pPr>
        <w:pStyle w:val="BodyText"/>
        <w:spacing w:before="8"/>
        <w:rPr>
          <w:rFonts w:ascii="Times New Roman"/>
          <w:sz w:val="29"/>
        </w:rPr>
      </w:pPr>
    </w:p>
    <w:p w14:paraId="2551FD02" w14:textId="77777777" w:rsidR="002F1538" w:rsidRDefault="002F1538">
      <w:pPr>
        <w:pStyle w:val="BodyText"/>
        <w:spacing w:before="8"/>
        <w:rPr>
          <w:rFonts w:ascii="Times New Roman"/>
          <w:sz w:val="29"/>
        </w:rPr>
      </w:pPr>
    </w:p>
    <w:p w14:paraId="5563F5DD" w14:textId="77777777" w:rsidR="007D3ECB" w:rsidRDefault="007D3ECB">
      <w:pPr>
        <w:pStyle w:val="BodyText"/>
        <w:spacing w:before="8"/>
        <w:rPr>
          <w:rFonts w:ascii="Times New Roman"/>
          <w:sz w:val="29"/>
        </w:rPr>
      </w:pPr>
    </w:p>
    <w:p w14:paraId="76DC0BB4" w14:textId="77777777" w:rsidR="007D3ECB" w:rsidRDefault="007D3ECB">
      <w:pPr>
        <w:pStyle w:val="BodyText"/>
        <w:spacing w:before="8"/>
        <w:rPr>
          <w:rFonts w:ascii="Times New Roman"/>
          <w:sz w:val="29"/>
        </w:rPr>
      </w:pPr>
    </w:p>
    <w:p w14:paraId="72B9F239" w14:textId="77777777" w:rsidR="007D3ECB" w:rsidRDefault="007D3ECB">
      <w:pPr>
        <w:pStyle w:val="BodyText"/>
        <w:spacing w:before="8"/>
        <w:rPr>
          <w:rFonts w:ascii="Times New Roman"/>
          <w:sz w:val="29"/>
        </w:rPr>
      </w:pPr>
    </w:p>
    <w:p w14:paraId="628E5C08" w14:textId="77777777" w:rsidR="007D3ECB" w:rsidRDefault="007D3ECB">
      <w:pPr>
        <w:pStyle w:val="BodyText"/>
        <w:spacing w:before="8"/>
        <w:rPr>
          <w:rFonts w:ascii="Times New Roman"/>
          <w:sz w:val="29"/>
        </w:rPr>
      </w:pPr>
    </w:p>
    <w:p w14:paraId="0A6D8B55" w14:textId="77777777" w:rsidR="007D3ECB" w:rsidRDefault="007D3ECB">
      <w:pPr>
        <w:pStyle w:val="BodyText"/>
        <w:spacing w:before="8"/>
        <w:rPr>
          <w:rFonts w:ascii="Times New Roman"/>
          <w:sz w:val="29"/>
        </w:rPr>
      </w:pPr>
    </w:p>
    <w:p w14:paraId="2786E8FD" w14:textId="77777777" w:rsidR="007D3ECB" w:rsidRDefault="007D3ECB">
      <w:pPr>
        <w:pStyle w:val="BodyText"/>
        <w:spacing w:before="8"/>
        <w:rPr>
          <w:rFonts w:ascii="Times New Roman"/>
          <w:sz w:val="29"/>
        </w:rPr>
      </w:pPr>
    </w:p>
    <w:p w14:paraId="7DA4F2B8" w14:textId="77777777" w:rsidR="007D3ECB" w:rsidRDefault="007D3ECB">
      <w:pPr>
        <w:pStyle w:val="BodyText"/>
        <w:spacing w:before="8"/>
        <w:rPr>
          <w:rFonts w:ascii="Times New Roman"/>
          <w:sz w:val="29"/>
        </w:rPr>
      </w:pPr>
    </w:p>
    <w:p w14:paraId="3C00819E" w14:textId="77777777" w:rsidR="007D3ECB" w:rsidRDefault="007D3ECB">
      <w:pPr>
        <w:pStyle w:val="BodyText"/>
        <w:spacing w:before="8"/>
        <w:rPr>
          <w:rFonts w:ascii="Times New Roman"/>
          <w:sz w:val="29"/>
        </w:rPr>
      </w:pPr>
    </w:p>
    <w:p w14:paraId="7A795F24" w14:textId="77777777" w:rsidR="002F1538" w:rsidRDefault="002F1538">
      <w:pPr>
        <w:pStyle w:val="BodyText"/>
        <w:spacing w:before="8"/>
        <w:rPr>
          <w:rFonts w:ascii="Times New Roman"/>
          <w:sz w:val="29"/>
        </w:rPr>
      </w:pPr>
    </w:p>
    <w:p w14:paraId="4E8F0670" w14:textId="77777777" w:rsidR="000B5EF3" w:rsidRPr="00171B3F" w:rsidRDefault="000B5EF3">
      <w:pPr>
        <w:pStyle w:val="BodyText"/>
        <w:spacing w:before="8"/>
        <w:rPr>
          <w:rFonts w:ascii="Times New Roman"/>
          <w:sz w:val="22"/>
          <w:szCs w:val="22"/>
        </w:rPr>
      </w:pPr>
    </w:p>
    <w:p w14:paraId="5FF6D073" w14:textId="77777777" w:rsidR="00A62740" w:rsidRPr="00171B3F" w:rsidRDefault="008A710C">
      <w:pPr>
        <w:spacing w:before="76"/>
        <w:ind w:left="338" w:right="547"/>
        <w:jc w:val="center"/>
        <w:rPr>
          <w:b/>
        </w:rPr>
      </w:pPr>
      <w:r w:rsidRPr="00171B3F">
        <w:rPr>
          <w:b/>
          <w:w w:val="105"/>
        </w:rPr>
        <w:t>Table of Contents</w:t>
      </w:r>
    </w:p>
    <w:p w14:paraId="1AA7BCD9" w14:textId="77777777" w:rsidR="00A62740" w:rsidRPr="00171B3F" w:rsidRDefault="008A710C">
      <w:pPr>
        <w:tabs>
          <w:tab w:val="left" w:pos="8875"/>
        </w:tabs>
        <w:spacing w:before="117"/>
        <w:ind w:left="1521"/>
        <w:rPr>
          <w:b/>
        </w:rPr>
      </w:pPr>
      <w:r w:rsidRPr="00171B3F">
        <w:rPr>
          <w:b/>
          <w:w w:val="105"/>
        </w:rPr>
        <w:t>Contents</w:t>
      </w:r>
      <w:r w:rsidRPr="00171B3F">
        <w:rPr>
          <w:b/>
          <w:w w:val="105"/>
        </w:rPr>
        <w:tab/>
        <w:t>Page</w:t>
      </w:r>
    </w:p>
    <w:p w14:paraId="300487FB" w14:textId="77777777" w:rsidR="00A62740" w:rsidRPr="00171B3F" w:rsidRDefault="00A62740">
      <w:pPr>
        <w:pStyle w:val="BodyText"/>
        <w:rPr>
          <w:b/>
          <w:sz w:val="22"/>
          <w:szCs w:val="22"/>
        </w:rPr>
      </w:pPr>
    </w:p>
    <w:p w14:paraId="38E17609" w14:textId="77777777" w:rsidR="00A62740" w:rsidRPr="00171B3F" w:rsidRDefault="008A710C" w:rsidP="001A60D4">
      <w:pPr>
        <w:pStyle w:val="ListParagraph"/>
        <w:numPr>
          <w:ilvl w:val="0"/>
          <w:numId w:val="12"/>
        </w:numPr>
        <w:tabs>
          <w:tab w:val="left" w:pos="1387"/>
          <w:tab w:val="left" w:pos="1388"/>
          <w:tab w:val="right" w:pos="9151"/>
        </w:tabs>
        <w:spacing w:before="211"/>
        <w:ind w:hanging="700"/>
      </w:pPr>
      <w:r w:rsidRPr="00171B3F">
        <w:rPr>
          <w:w w:val="105"/>
        </w:rPr>
        <w:t>INTRODUCTION</w:t>
      </w:r>
      <w:r w:rsidRPr="00171B3F">
        <w:rPr>
          <w:w w:val="105"/>
        </w:rPr>
        <w:tab/>
        <w:t>4</w:t>
      </w:r>
    </w:p>
    <w:p w14:paraId="3C7A068B" w14:textId="77777777" w:rsidR="00A62740" w:rsidRPr="00171B3F" w:rsidRDefault="008A710C" w:rsidP="001A60D4">
      <w:pPr>
        <w:pStyle w:val="ListParagraph"/>
        <w:numPr>
          <w:ilvl w:val="0"/>
          <w:numId w:val="12"/>
        </w:numPr>
        <w:tabs>
          <w:tab w:val="left" w:pos="1387"/>
          <w:tab w:val="left" w:pos="1388"/>
          <w:tab w:val="right" w:pos="9151"/>
        </w:tabs>
        <w:spacing w:before="117"/>
        <w:ind w:hanging="700"/>
      </w:pPr>
      <w:r w:rsidRPr="00171B3F">
        <w:rPr>
          <w:w w:val="105"/>
        </w:rPr>
        <w:t>PURPOSE</w:t>
      </w:r>
      <w:r w:rsidRPr="00171B3F">
        <w:rPr>
          <w:w w:val="105"/>
        </w:rPr>
        <w:tab/>
        <w:t>4</w:t>
      </w:r>
    </w:p>
    <w:p w14:paraId="3059E314" w14:textId="77777777" w:rsidR="00A62740" w:rsidRPr="00171B3F" w:rsidRDefault="008A710C" w:rsidP="001A60D4">
      <w:pPr>
        <w:pStyle w:val="ListParagraph"/>
        <w:numPr>
          <w:ilvl w:val="0"/>
          <w:numId w:val="12"/>
        </w:numPr>
        <w:tabs>
          <w:tab w:val="left" w:pos="1387"/>
          <w:tab w:val="left" w:pos="1388"/>
          <w:tab w:val="right" w:pos="9151"/>
        </w:tabs>
        <w:spacing w:before="119"/>
        <w:ind w:hanging="700"/>
      </w:pPr>
      <w:r w:rsidRPr="00171B3F">
        <w:rPr>
          <w:w w:val="105"/>
        </w:rPr>
        <w:t>DEFINITION</w:t>
      </w:r>
      <w:r w:rsidRPr="00171B3F">
        <w:rPr>
          <w:spacing w:val="-1"/>
          <w:w w:val="105"/>
        </w:rPr>
        <w:t xml:space="preserve"> </w:t>
      </w:r>
      <w:r w:rsidRPr="00171B3F">
        <w:rPr>
          <w:w w:val="105"/>
        </w:rPr>
        <w:t>OF</w:t>
      </w:r>
      <w:r w:rsidRPr="00171B3F">
        <w:rPr>
          <w:spacing w:val="3"/>
          <w:w w:val="105"/>
        </w:rPr>
        <w:t xml:space="preserve"> </w:t>
      </w:r>
      <w:r w:rsidRPr="00171B3F">
        <w:rPr>
          <w:w w:val="105"/>
        </w:rPr>
        <w:t>TERMS</w:t>
      </w:r>
      <w:r w:rsidRPr="00171B3F">
        <w:rPr>
          <w:w w:val="105"/>
        </w:rPr>
        <w:tab/>
        <w:t>5</w:t>
      </w:r>
    </w:p>
    <w:p w14:paraId="03695547" w14:textId="77777777" w:rsidR="00A62740" w:rsidRPr="00171B3F" w:rsidRDefault="008A710C" w:rsidP="001A60D4">
      <w:pPr>
        <w:pStyle w:val="ListParagraph"/>
        <w:numPr>
          <w:ilvl w:val="0"/>
          <w:numId w:val="12"/>
        </w:numPr>
        <w:tabs>
          <w:tab w:val="left" w:pos="1387"/>
          <w:tab w:val="left" w:pos="1388"/>
          <w:tab w:val="right" w:pos="9151"/>
        </w:tabs>
        <w:spacing w:before="115"/>
        <w:ind w:hanging="700"/>
      </w:pPr>
      <w:r w:rsidRPr="00171B3F">
        <w:rPr>
          <w:w w:val="105"/>
        </w:rPr>
        <w:t>ABBREVIATIONS</w:t>
      </w:r>
      <w:r w:rsidRPr="00171B3F">
        <w:rPr>
          <w:w w:val="105"/>
        </w:rPr>
        <w:tab/>
        <w:t>7</w:t>
      </w:r>
    </w:p>
    <w:p w14:paraId="7AF9448E" w14:textId="77777777" w:rsidR="00A62740" w:rsidRPr="00171B3F" w:rsidRDefault="008A710C" w:rsidP="001A60D4">
      <w:pPr>
        <w:pStyle w:val="ListParagraph"/>
        <w:numPr>
          <w:ilvl w:val="0"/>
          <w:numId w:val="12"/>
        </w:numPr>
        <w:tabs>
          <w:tab w:val="left" w:pos="1387"/>
          <w:tab w:val="left" w:pos="1388"/>
          <w:tab w:val="right" w:pos="9151"/>
        </w:tabs>
        <w:spacing w:before="117"/>
        <w:ind w:hanging="700"/>
      </w:pPr>
      <w:r w:rsidRPr="00171B3F">
        <w:rPr>
          <w:w w:val="105"/>
        </w:rPr>
        <w:t>LEGISLATIVE</w:t>
      </w:r>
      <w:r w:rsidRPr="00171B3F">
        <w:rPr>
          <w:spacing w:val="-1"/>
          <w:w w:val="105"/>
        </w:rPr>
        <w:t xml:space="preserve"> </w:t>
      </w:r>
      <w:r w:rsidRPr="00171B3F">
        <w:rPr>
          <w:w w:val="105"/>
        </w:rPr>
        <w:t>FRAMEWORK</w:t>
      </w:r>
      <w:r w:rsidRPr="00171B3F">
        <w:rPr>
          <w:w w:val="105"/>
        </w:rPr>
        <w:tab/>
        <w:t>8</w:t>
      </w:r>
    </w:p>
    <w:p w14:paraId="47C7EB87" w14:textId="77777777" w:rsidR="00A62740" w:rsidRPr="00171B3F" w:rsidRDefault="008A710C" w:rsidP="001A60D4">
      <w:pPr>
        <w:pStyle w:val="ListParagraph"/>
        <w:numPr>
          <w:ilvl w:val="0"/>
          <w:numId w:val="12"/>
        </w:numPr>
        <w:tabs>
          <w:tab w:val="left" w:pos="1387"/>
          <w:tab w:val="left" w:pos="1388"/>
          <w:tab w:val="right" w:pos="9151"/>
        </w:tabs>
        <w:spacing w:before="119"/>
        <w:ind w:hanging="700"/>
      </w:pPr>
      <w:r w:rsidRPr="00171B3F">
        <w:rPr>
          <w:w w:val="105"/>
        </w:rPr>
        <w:t>SCOPE</w:t>
      </w:r>
      <w:r w:rsidRPr="00171B3F">
        <w:rPr>
          <w:spacing w:val="-3"/>
          <w:w w:val="105"/>
        </w:rPr>
        <w:t xml:space="preserve"> </w:t>
      </w:r>
      <w:r w:rsidRPr="00171B3F">
        <w:rPr>
          <w:w w:val="105"/>
        </w:rPr>
        <w:t>OF APPLICATION</w:t>
      </w:r>
      <w:r w:rsidRPr="00171B3F">
        <w:rPr>
          <w:w w:val="105"/>
        </w:rPr>
        <w:tab/>
        <w:t>9</w:t>
      </w:r>
    </w:p>
    <w:p w14:paraId="5BA38244" w14:textId="77777777" w:rsidR="006F0126" w:rsidRPr="00171B3F" w:rsidRDefault="008A710C" w:rsidP="001A60D4">
      <w:pPr>
        <w:pStyle w:val="ListParagraph"/>
        <w:numPr>
          <w:ilvl w:val="0"/>
          <w:numId w:val="12"/>
        </w:numPr>
        <w:tabs>
          <w:tab w:val="left" w:pos="1387"/>
          <w:tab w:val="left" w:pos="1388"/>
          <w:tab w:val="right" w:pos="9151"/>
        </w:tabs>
        <w:spacing w:before="117"/>
        <w:ind w:hanging="700"/>
      </w:pPr>
      <w:r w:rsidRPr="00171B3F">
        <w:rPr>
          <w:w w:val="105"/>
        </w:rPr>
        <w:t>ROLES</w:t>
      </w:r>
      <w:r w:rsidRPr="00171B3F">
        <w:rPr>
          <w:spacing w:val="-1"/>
          <w:w w:val="105"/>
        </w:rPr>
        <w:t xml:space="preserve"> </w:t>
      </w:r>
      <w:r w:rsidRPr="00171B3F">
        <w:rPr>
          <w:w w:val="105"/>
        </w:rPr>
        <w:t>AND</w:t>
      </w:r>
      <w:r w:rsidRPr="00171B3F">
        <w:rPr>
          <w:spacing w:val="-1"/>
          <w:w w:val="105"/>
        </w:rPr>
        <w:t xml:space="preserve"> </w:t>
      </w:r>
      <w:r w:rsidRPr="00171B3F">
        <w:rPr>
          <w:w w:val="105"/>
        </w:rPr>
        <w:t>RESPONSIBILITIES</w:t>
      </w:r>
    </w:p>
    <w:p w14:paraId="2AC95DF2" w14:textId="77777777" w:rsidR="006F0126" w:rsidRPr="00171B3F" w:rsidRDefault="006F0126" w:rsidP="001A60D4">
      <w:pPr>
        <w:pStyle w:val="ListParagraph"/>
        <w:numPr>
          <w:ilvl w:val="0"/>
          <w:numId w:val="12"/>
        </w:numPr>
        <w:tabs>
          <w:tab w:val="left" w:pos="1387"/>
          <w:tab w:val="left" w:pos="1388"/>
          <w:tab w:val="right" w:pos="9151"/>
        </w:tabs>
        <w:spacing w:before="117"/>
        <w:ind w:hanging="700"/>
      </w:pPr>
      <w:r w:rsidRPr="00171B3F">
        <w:rPr>
          <w:w w:val="105"/>
        </w:rPr>
        <w:t>GOVERNANCE</w:t>
      </w:r>
    </w:p>
    <w:p w14:paraId="0A25CE54" w14:textId="77777777" w:rsidR="00A62740" w:rsidRPr="00171B3F" w:rsidRDefault="006F0126" w:rsidP="001A60D4">
      <w:pPr>
        <w:pStyle w:val="ListParagraph"/>
        <w:numPr>
          <w:ilvl w:val="0"/>
          <w:numId w:val="13"/>
        </w:numPr>
        <w:tabs>
          <w:tab w:val="left" w:pos="1387"/>
          <w:tab w:val="left" w:pos="1388"/>
          <w:tab w:val="right" w:pos="9151"/>
        </w:tabs>
        <w:spacing w:before="117"/>
      </w:pPr>
      <w:r w:rsidRPr="00171B3F">
        <w:t>SECURITY COMMITTEE</w:t>
      </w:r>
    </w:p>
    <w:p w14:paraId="676935F1" w14:textId="77777777" w:rsidR="006F0126" w:rsidRPr="00171B3F" w:rsidRDefault="006F0126" w:rsidP="001A60D4">
      <w:pPr>
        <w:pStyle w:val="ListParagraph"/>
        <w:numPr>
          <w:ilvl w:val="0"/>
          <w:numId w:val="13"/>
        </w:numPr>
        <w:tabs>
          <w:tab w:val="left" w:pos="1387"/>
          <w:tab w:val="left" w:pos="1388"/>
          <w:tab w:val="right" w:pos="9151"/>
        </w:tabs>
        <w:spacing w:before="117"/>
      </w:pPr>
      <w:r w:rsidRPr="00171B3F">
        <w:t>NATIONAL SECURITY FORUM</w:t>
      </w:r>
    </w:p>
    <w:p w14:paraId="4A475F0D" w14:textId="77777777" w:rsidR="00A62740" w:rsidRPr="00171B3F" w:rsidRDefault="008A710C" w:rsidP="001A60D4">
      <w:pPr>
        <w:pStyle w:val="ListParagraph"/>
        <w:numPr>
          <w:ilvl w:val="0"/>
          <w:numId w:val="12"/>
        </w:numPr>
        <w:tabs>
          <w:tab w:val="left" w:pos="1387"/>
          <w:tab w:val="left" w:pos="1388"/>
          <w:tab w:val="right" w:pos="9202"/>
        </w:tabs>
        <w:spacing w:before="115"/>
        <w:ind w:hanging="700"/>
      </w:pPr>
      <w:r w:rsidRPr="00171B3F">
        <w:rPr>
          <w:w w:val="105"/>
        </w:rPr>
        <w:t>PHYSICAL</w:t>
      </w:r>
      <w:r w:rsidRPr="00171B3F">
        <w:rPr>
          <w:spacing w:val="1"/>
          <w:w w:val="105"/>
        </w:rPr>
        <w:t xml:space="preserve"> </w:t>
      </w:r>
      <w:r w:rsidRPr="00171B3F">
        <w:rPr>
          <w:w w:val="105"/>
        </w:rPr>
        <w:t>SECURITY</w:t>
      </w:r>
      <w:r w:rsidRPr="00171B3F">
        <w:rPr>
          <w:w w:val="105"/>
        </w:rPr>
        <w:tab/>
        <w:t>12</w:t>
      </w:r>
    </w:p>
    <w:p w14:paraId="2F166345" w14:textId="77777777" w:rsidR="00A62740" w:rsidRPr="00171B3F" w:rsidRDefault="008A710C" w:rsidP="001A60D4">
      <w:pPr>
        <w:pStyle w:val="ListParagraph"/>
        <w:numPr>
          <w:ilvl w:val="1"/>
          <w:numId w:val="12"/>
        </w:numPr>
        <w:tabs>
          <w:tab w:val="left" w:pos="2083"/>
          <w:tab w:val="left" w:pos="2084"/>
          <w:tab w:val="right" w:pos="9202"/>
        </w:tabs>
        <w:spacing w:before="120"/>
        <w:ind w:hanging="697"/>
      </w:pPr>
      <w:r w:rsidRPr="00171B3F">
        <w:rPr>
          <w:w w:val="105"/>
        </w:rPr>
        <w:t>Access</w:t>
      </w:r>
      <w:r w:rsidRPr="00171B3F">
        <w:rPr>
          <w:spacing w:val="-3"/>
          <w:w w:val="105"/>
        </w:rPr>
        <w:t xml:space="preserve"> </w:t>
      </w:r>
      <w:r w:rsidRPr="00171B3F">
        <w:rPr>
          <w:w w:val="105"/>
        </w:rPr>
        <w:t>control</w:t>
      </w:r>
      <w:r w:rsidRPr="00171B3F">
        <w:rPr>
          <w:w w:val="105"/>
        </w:rPr>
        <w:tab/>
        <w:t>12</w:t>
      </w:r>
    </w:p>
    <w:p w14:paraId="08EB16FA" w14:textId="77777777" w:rsidR="00A62740" w:rsidRPr="00171B3F" w:rsidRDefault="008A710C" w:rsidP="001A60D4">
      <w:pPr>
        <w:pStyle w:val="ListParagraph"/>
        <w:numPr>
          <w:ilvl w:val="1"/>
          <w:numId w:val="12"/>
        </w:numPr>
        <w:tabs>
          <w:tab w:val="left" w:pos="2063"/>
          <w:tab w:val="left" w:pos="2064"/>
          <w:tab w:val="right" w:pos="9202"/>
        </w:tabs>
        <w:spacing w:before="117"/>
        <w:ind w:left="2064" w:hanging="677"/>
      </w:pPr>
      <w:r w:rsidRPr="00171B3F">
        <w:rPr>
          <w:w w:val="105"/>
        </w:rPr>
        <w:t>Key</w:t>
      </w:r>
      <w:r w:rsidRPr="00171B3F">
        <w:rPr>
          <w:spacing w:val="-5"/>
          <w:w w:val="105"/>
        </w:rPr>
        <w:t xml:space="preserve"> </w:t>
      </w:r>
      <w:r w:rsidRPr="00171B3F">
        <w:rPr>
          <w:w w:val="105"/>
        </w:rPr>
        <w:t>control</w:t>
      </w:r>
      <w:r w:rsidRPr="00171B3F">
        <w:rPr>
          <w:w w:val="105"/>
        </w:rPr>
        <w:tab/>
        <w:t>13</w:t>
      </w:r>
    </w:p>
    <w:p w14:paraId="3DDD1E2E" w14:textId="77777777" w:rsidR="00A62740" w:rsidRPr="00171B3F" w:rsidRDefault="008A710C" w:rsidP="001A60D4">
      <w:pPr>
        <w:pStyle w:val="ListParagraph"/>
        <w:numPr>
          <w:ilvl w:val="1"/>
          <w:numId w:val="12"/>
        </w:numPr>
        <w:tabs>
          <w:tab w:val="left" w:pos="2063"/>
          <w:tab w:val="left" w:pos="2064"/>
          <w:tab w:val="right" w:pos="9202"/>
        </w:tabs>
        <w:spacing w:before="117"/>
        <w:ind w:left="2064" w:hanging="677"/>
      </w:pPr>
      <w:r w:rsidRPr="00171B3F">
        <w:rPr>
          <w:w w:val="105"/>
        </w:rPr>
        <w:t>Security incidents/breaches (Procedure:</w:t>
      </w:r>
      <w:r w:rsidRPr="00171B3F">
        <w:rPr>
          <w:spacing w:val="-3"/>
          <w:w w:val="105"/>
        </w:rPr>
        <w:t xml:space="preserve"> </w:t>
      </w:r>
      <w:r w:rsidRPr="00171B3F">
        <w:rPr>
          <w:w w:val="105"/>
        </w:rPr>
        <w:t>Annexure “A”)</w:t>
      </w:r>
      <w:r w:rsidRPr="00171B3F">
        <w:rPr>
          <w:w w:val="105"/>
        </w:rPr>
        <w:tab/>
        <w:t>13</w:t>
      </w:r>
    </w:p>
    <w:p w14:paraId="66DBAEBD" w14:textId="77777777" w:rsidR="00A62740" w:rsidRPr="00171B3F" w:rsidRDefault="008A710C" w:rsidP="001A60D4">
      <w:pPr>
        <w:pStyle w:val="ListParagraph"/>
        <w:numPr>
          <w:ilvl w:val="1"/>
          <w:numId w:val="12"/>
        </w:numPr>
        <w:tabs>
          <w:tab w:val="left" w:pos="2063"/>
          <w:tab w:val="left" w:pos="2064"/>
          <w:tab w:val="right" w:pos="9202"/>
        </w:tabs>
        <w:spacing w:before="117"/>
        <w:ind w:left="2064" w:hanging="677"/>
      </w:pPr>
      <w:r w:rsidRPr="00171B3F">
        <w:rPr>
          <w:w w:val="105"/>
        </w:rPr>
        <w:t>Business</w:t>
      </w:r>
      <w:r w:rsidRPr="00171B3F">
        <w:rPr>
          <w:spacing w:val="-1"/>
          <w:w w:val="105"/>
        </w:rPr>
        <w:t xml:space="preserve"> </w:t>
      </w:r>
      <w:r w:rsidRPr="00171B3F">
        <w:rPr>
          <w:w w:val="105"/>
        </w:rPr>
        <w:t>continuity</w:t>
      </w:r>
      <w:r w:rsidRPr="00171B3F">
        <w:rPr>
          <w:spacing w:val="-3"/>
          <w:w w:val="105"/>
        </w:rPr>
        <w:t xml:space="preserve"> </w:t>
      </w:r>
      <w:r w:rsidRPr="00171B3F">
        <w:rPr>
          <w:w w:val="105"/>
        </w:rPr>
        <w:t>planning</w:t>
      </w:r>
      <w:r w:rsidRPr="00171B3F">
        <w:rPr>
          <w:w w:val="105"/>
        </w:rPr>
        <w:tab/>
        <w:t>14</w:t>
      </w:r>
    </w:p>
    <w:p w14:paraId="14CB754F" w14:textId="77777777" w:rsidR="00205A30" w:rsidRPr="00556B1D" w:rsidRDefault="00C331AC" w:rsidP="001A60D4">
      <w:pPr>
        <w:pStyle w:val="ListParagraph"/>
        <w:numPr>
          <w:ilvl w:val="1"/>
          <w:numId w:val="12"/>
        </w:numPr>
        <w:tabs>
          <w:tab w:val="left" w:pos="2063"/>
          <w:tab w:val="left" w:pos="2064"/>
          <w:tab w:val="right" w:pos="9202"/>
        </w:tabs>
        <w:spacing w:before="117"/>
        <w:ind w:left="2064" w:hanging="677"/>
        <w:rPr>
          <w:color w:val="000000" w:themeColor="text1"/>
        </w:rPr>
      </w:pPr>
      <w:r w:rsidRPr="00556B1D">
        <w:rPr>
          <w:color w:val="000000" w:themeColor="text1"/>
        </w:rPr>
        <w:t xml:space="preserve">Security services </w:t>
      </w:r>
      <w:r w:rsidR="00A52A6E" w:rsidRPr="00556B1D">
        <w:rPr>
          <w:color w:val="000000" w:themeColor="text1"/>
        </w:rPr>
        <w:t>on</w:t>
      </w:r>
      <w:r w:rsidRPr="00556B1D">
        <w:rPr>
          <w:color w:val="000000" w:themeColor="text1"/>
        </w:rPr>
        <w:t xml:space="preserve"> </w:t>
      </w:r>
      <w:r w:rsidR="00205A30" w:rsidRPr="00556B1D">
        <w:rPr>
          <w:color w:val="000000" w:themeColor="text1"/>
        </w:rPr>
        <w:t>state land and projects</w:t>
      </w:r>
    </w:p>
    <w:p w14:paraId="5C6019B6" w14:textId="23A79239" w:rsidR="00C331AC" w:rsidRPr="00556B1D" w:rsidRDefault="006F737D" w:rsidP="001A60D4">
      <w:pPr>
        <w:pStyle w:val="ListParagraph"/>
        <w:numPr>
          <w:ilvl w:val="1"/>
          <w:numId w:val="12"/>
        </w:numPr>
        <w:tabs>
          <w:tab w:val="left" w:pos="2063"/>
          <w:tab w:val="left" w:pos="2064"/>
          <w:tab w:val="right" w:pos="9202"/>
        </w:tabs>
        <w:spacing w:before="117"/>
        <w:ind w:left="2064" w:hanging="677"/>
        <w:rPr>
          <w:color w:val="000000" w:themeColor="text1"/>
        </w:rPr>
      </w:pPr>
      <w:r w:rsidRPr="00556B1D">
        <w:rPr>
          <w:color w:val="000000" w:themeColor="text1"/>
        </w:rPr>
        <w:t xml:space="preserve">Special </w:t>
      </w:r>
      <w:r w:rsidR="00C331AC" w:rsidRPr="00556B1D">
        <w:rPr>
          <w:color w:val="000000" w:themeColor="text1"/>
        </w:rPr>
        <w:t xml:space="preserve">Events </w:t>
      </w:r>
    </w:p>
    <w:p w14:paraId="6DC735EE" w14:textId="77777777" w:rsidR="00A62740" w:rsidRPr="00171B3F" w:rsidRDefault="008A710C" w:rsidP="001A60D4">
      <w:pPr>
        <w:pStyle w:val="ListParagraph"/>
        <w:numPr>
          <w:ilvl w:val="1"/>
          <w:numId w:val="12"/>
        </w:numPr>
        <w:tabs>
          <w:tab w:val="left" w:pos="2063"/>
          <w:tab w:val="left" w:pos="2064"/>
          <w:tab w:val="right" w:pos="9202"/>
        </w:tabs>
        <w:spacing w:before="117"/>
        <w:ind w:left="2064" w:hanging="677"/>
      </w:pPr>
      <w:r w:rsidRPr="00171B3F">
        <w:rPr>
          <w:w w:val="105"/>
        </w:rPr>
        <w:t>Buildings/Premises patrol and planned after</w:t>
      </w:r>
      <w:r w:rsidRPr="00171B3F">
        <w:rPr>
          <w:spacing w:val="-11"/>
          <w:w w:val="105"/>
        </w:rPr>
        <w:t xml:space="preserve"> </w:t>
      </w:r>
      <w:r w:rsidRPr="00171B3F">
        <w:rPr>
          <w:w w:val="105"/>
        </w:rPr>
        <w:t>hours</w:t>
      </w:r>
      <w:r w:rsidRPr="00171B3F">
        <w:rPr>
          <w:spacing w:val="-2"/>
          <w:w w:val="105"/>
        </w:rPr>
        <w:t xml:space="preserve"> </w:t>
      </w:r>
      <w:r w:rsidRPr="00171B3F">
        <w:rPr>
          <w:w w:val="105"/>
        </w:rPr>
        <w:t>inspections</w:t>
      </w:r>
      <w:r w:rsidRPr="00171B3F">
        <w:rPr>
          <w:w w:val="105"/>
        </w:rPr>
        <w:tab/>
        <w:t>14</w:t>
      </w:r>
    </w:p>
    <w:p w14:paraId="0E6CCAFF" w14:textId="77777777" w:rsidR="00A62740" w:rsidRPr="00171B3F" w:rsidRDefault="008A710C">
      <w:pPr>
        <w:tabs>
          <w:tab w:val="right" w:pos="9202"/>
        </w:tabs>
        <w:spacing w:before="119"/>
        <w:ind w:left="1387"/>
      </w:pPr>
      <w:r w:rsidRPr="00171B3F">
        <w:rPr>
          <w:w w:val="105"/>
        </w:rPr>
        <w:t>HANDLING OF RECEIVED PARCELS</w:t>
      </w:r>
      <w:r w:rsidRPr="00171B3F">
        <w:rPr>
          <w:spacing w:val="-1"/>
          <w:w w:val="105"/>
        </w:rPr>
        <w:t xml:space="preserve"> </w:t>
      </w:r>
      <w:r w:rsidRPr="00171B3F">
        <w:rPr>
          <w:w w:val="105"/>
        </w:rPr>
        <w:t>AND MAILS</w:t>
      </w:r>
      <w:r w:rsidRPr="00171B3F">
        <w:rPr>
          <w:w w:val="105"/>
        </w:rPr>
        <w:tab/>
        <w:t>15</w:t>
      </w:r>
    </w:p>
    <w:p w14:paraId="7EB462E3" w14:textId="77777777" w:rsidR="00A62740" w:rsidRPr="00171B3F" w:rsidRDefault="008A710C" w:rsidP="001A60D4">
      <w:pPr>
        <w:pStyle w:val="ListParagraph"/>
        <w:numPr>
          <w:ilvl w:val="0"/>
          <w:numId w:val="12"/>
        </w:numPr>
        <w:tabs>
          <w:tab w:val="left" w:pos="1387"/>
          <w:tab w:val="left" w:pos="1388"/>
          <w:tab w:val="right" w:pos="9202"/>
        </w:tabs>
        <w:spacing w:before="117"/>
        <w:ind w:hanging="700"/>
      </w:pPr>
      <w:r w:rsidRPr="00171B3F">
        <w:rPr>
          <w:w w:val="105"/>
        </w:rPr>
        <w:t>FIREARMS</w:t>
      </w:r>
      <w:r w:rsidRPr="00171B3F">
        <w:rPr>
          <w:w w:val="105"/>
        </w:rPr>
        <w:tab/>
        <w:t>15</w:t>
      </w:r>
    </w:p>
    <w:p w14:paraId="69429EE4" w14:textId="77777777" w:rsidR="00A62740" w:rsidRPr="00171B3F" w:rsidRDefault="008A710C" w:rsidP="001A60D4">
      <w:pPr>
        <w:pStyle w:val="ListParagraph"/>
        <w:numPr>
          <w:ilvl w:val="0"/>
          <w:numId w:val="12"/>
        </w:numPr>
        <w:tabs>
          <w:tab w:val="left" w:pos="1387"/>
          <w:tab w:val="left" w:pos="1388"/>
          <w:tab w:val="right" w:pos="9202"/>
        </w:tabs>
        <w:spacing w:before="117"/>
        <w:ind w:hanging="753"/>
      </w:pPr>
      <w:r w:rsidRPr="00171B3F">
        <w:rPr>
          <w:w w:val="105"/>
        </w:rPr>
        <w:t>INFORMATION</w:t>
      </w:r>
      <w:r w:rsidRPr="00171B3F">
        <w:rPr>
          <w:spacing w:val="1"/>
          <w:w w:val="105"/>
        </w:rPr>
        <w:t xml:space="preserve"> </w:t>
      </w:r>
      <w:r w:rsidRPr="00171B3F">
        <w:rPr>
          <w:w w:val="105"/>
        </w:rPr>
        <w:t>SECURITY</w:t>
      </w:r>
      <w:r w:rsidRPr="00171B3F">
        <w:rPr>
          <w:w w:val="105"/>
        </w:rPr>
        <w:tab/>
        <w:t>15</w:t>
      </w:r>
    </w:p>
    <w:p w14:paraId="3BD6778E" w14:textId="77777777" w:rsidR="00A62740" w:rsidRPr="00171B3F" w:rsidRDefault="008A710C" w:rsidP="001A60D4">
      <w:pPr>
        <w:pStyle w:val="ListParagraph"/>
        <w:numPr>
          <w:ilvl w:val="0"/>
          <w:numId w:val="12"/>
        </w:numPr>
        <w:tabs>
          <w:tab w:val="left" w:pos="1387"/>
          <w:tab w:val="left" w:pos="1388"/>
          <w:tab w:val="left" w:pos="2083"/>
          <w:tab w:val="right" w:pos="9202"/>
        </w:tabs>
        <w:spacing w:before="117"/>
        <w:ind w:hanging="753"/>
      </w:pPr>
      <w:r w:rsidRPr="00171B3F">
        <w:rPr>
          <w:w w:val="105"/>
        </w:rPr>
        <w:t>11.1</w:t>
      </w:r>
      <w:r w:rsidRPr="00171B3F">
        <w:rPr>
          <w:w w:val="105"/>
        </w:rPr>
        <w:tab/>
      </w:r>
      <w:r w:rsidR="00CC3880" w:rsidRPr="00171B3F">
        <w:rPr>
          <w:w w:val="105"/>
        </w:rPr>
        <w:t>Categorization</w:t>
      </w:r>
      <w:r w:rsidRPr="00171B3F">
        <w:rPr>
          <w:w w:val="105"/>
        </w:rPr>
        <w:t xml:space="preserve"> of information and information</w:t>
      </w:r>
      <w:r w:rsidRPr="00171B3F">
        <w:rPr>
          <w:spacing w:val="-12"/>
          <w:w w:val="105"/>
        </w:rPr>
        <w:t xml:space="preserve"> </w:t>
      </w:r>
      <w:r w:rsidRPr="00171B3F">
        <w:rPr>
          <w:w w:val="105"/>
        </w:rPr>
        <w:t>classification</w:t>
      </w:r>
      <w:r w:rsidRPr="00171B3F">
        <w:rPr>
          <w:spacing w:val="-1"/>
          <w:w w:val="105"/>
        </w:rPr>
        <w:t xml:space="preserve"> </w:t>
      </w:r>
      <w:r w:rsidRPr="00171B3F">
        <w:rPr>
          <w:w w:val="105"/>
        </w:rPr>
        <w:t>system</w:t>
      </w:r>
      <w:r w:rsidRPr="00171B3F">
        <w:rPr>
          <w:w w:val="105"/>
        </w:rPr>
        <w:tab/>
        <w:t>16</w:t>
      </w:r>
    </w:p>
    <w:p w14:paraId="2DB55D8D" w14:textId="77777777" w:rsidR="00A62740" w:rsidRPr="00171B3F" w:rsidRDefault="008A710C" w:rsidP="001A60D4">
      <w:pPr>
        <w:pStyle w:val="ListParagraph"/>
        <w:numPr>
          <w:ilvl w:val="1"/>
          <w:numId w:val="11"/>
        </w:numPr>
        <w:tabs>
          <w:tab w:val="left" w:pos="2083"/>
          <w:tab w:val="left" w:pos="2084"/>
        </w:tabs>
        <w:spacing w:before="117"/>
        <w:ind w:hanging="697"/>
      </w:pPr>
      <w:r w:rsidRPr="00171B3F">
        <w:rPr>
          <w:w w:val="105"/>
        </w:rPr>
        <w:t>Security</w:t>
      </w:r>
      <w:r w:rsidRPr="00171B3F">
        <w:rPr>
          <w:spacing w:val="-3"/>
          <w:w w:val="105"/>
        </w:rPr>
        <w:t xml:space="preserve"> </w:t>
      </w:r>
      <w:r w:rsidRPr="00171B3F">
        <w:rPr>
          <w:w w:val="105"/>
        </w:rPr>
        <w:t>Vetting</w:t>
      </w:r>
    </w:p>
    <w:p w14:paraId="21D2B155" w14:textId="77777777" w:rsidR="00A62740" w:rsidRPr="00171B3F" w:rsidRDefault="008A710C" w:rsidP="001A60D4">
      <w:pPr>
        <w:pStyle w:val="ListParagraph"/>
        <w:numPr>
          <w:ilvl w:val="2"/>
          <w:numId w:val="11"/>
        </w:numPr>
        <w:tabs>
          <w:tab w:val="left" w:pos="2084"/>
          <w:tab w:val="right" w:pos="9202"/>
        </w:tabs>
        <w:spacing w:before="120"/>
        <w:ind w:hanging="697"/>
      </w:pPr>
      <w:r w:rsidRPr="00171B3F">
        <w:rPr>
          <w:w w:val="105"/>
        </w:rPr>
        <w:t>Personnel suitability checks</w:t>
      </w:r>
      <w:r w:rsidRPr="00171B3F">
        <w:rPr>
          <w:spacing w:val="-3"/>
          <w:w w:val="105"/>
        </w:rPr>
        <w:t xml:space="preserve"> </w:t>
      </w:r>
      <w:r w:rsidRPr="00171B3F">
        <w:rPr>
          <w:w w:val="105"/>
        </w:rPr>
        <w:t>(PSC)</w:t>
      </w:r>
      <w:r w:rsidRPr="00171B3F">
        <w:rPr>
          <w:w w:val="105"/>
        </w:rPr>
        <w:tab/>
        <w:t>16</w:t>
      </w:r>
    </w:p>
    <w:p w14:paraId="2AE9CBD1" w14:textId="77777777" w:rsidR="00A62740" w:rsidRPr="00171B3F" w:rsidRDefault="008A710C" w:rsidP="001A60D4">
      <w:pPr>
        <w:pStyle w:val="ListParagraph"/>
        <w:numPr>
          <w:ilvl w:val="2"/>
          <w:numId w:val="11"/>
        </w:numPr>
        <w:tabs>
          <w:tab w:val="left" w:pos="2084"/>
          <w:tab w:val="right" w:pos="9202"/>
        </w:tabs>
        <w:spacing w:before="114"/>
        <w:ind w:hanging="697"/>
      </w:pPr>
      <w:r w:rsidRPr="00171B3F">
        <w:rPr>
          <w:w w:val="105"/>
        </w:rPr>
        <w:t>Security</w:t>
      </w:r>
      <w:r w:rsidRPr="00171B3F">
        <w:rPr>
          <w:spacing w:val="-3"/>
          <w:w w:val="105"/>
        </w:rPr>
        <w:t xml:space="preserve"> </w:t>
      </w:r>
      <w:r w:rsidRPr="00171B3F">
        <w:rPr>
          <w:w w:val="105"/>
        </w:rPr>
        <w:t>screening</w:t>
      </w:r>
      <w:r w:rsidRPr="00171B3F">
        <w:rPr>
          <w:w w:val="105"/>
        </w:rPr>
        <w:tab/>
        <w:t>17</w:t>
      </w:r>
    </w:p>
    <w:p w14:paraId="663CE4C5"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Declaration</w:t>
      </w:r>
      <w:r w:rsidRPr="00171B3F">
        <w:rPr>
          <w:spacing w:val="-1"/>
          <w:w w:val="105"/>
        </w:rPr>
        <w:t xml:space="preserve"> </w:t>
      </w:r>
      <w:r w:rsidRPr="00171B3F">
        <w:rPr>
          <w:w w:val="105"/>
        </w:rPr>
        <w:t>of secrecy</w:t>
      </w:r>
      <w:r w:rsidRPr="00171B3F">
        <w:rPr>
          <w:w w:val="105"/>
        </w:rPr>
        <w:tab/>
        <w:t>17</w:t>
      </w:r>
    </w:p>
    <w:p w14:paraId="49213D39" w14:textId="77777777" w:rsidR="00A62740" w:rsidRPr="00171B3F" w:rsidRDefault="008A710C" w:rsidP="001A60D4">
      <w:pPr>
        <w:pStyle w:val="ListParagraph"/>
        <w:numPr>
          <w:ilvl w:val="2"/>
          <w:numId w:val="11"/>
        </w:numPr>
        <w:tabs>
          <w:tab w:val="left" w:pos="2084"/>
          <w:tab w:val="right" w:pos="9202"/>
        </w:tabs>
        <w:spacing w:before="120"/>
        <w:ind w:hanging="697"/>
      </w:pPr>
      <w:r w:rsidRPr="00171B3F">
        <w:rPr>
          <w:w w:val="105"/>
        </w:rPr>
        <w:t>Polygraph</w:t>
      </w:r>
      <w:r w:rsidRPr="00171B3F">
        <w:rPr>
          <w:spacing w:val="1"/>
          <w:w w:val="105"/>
        </w:rPr>
        <w:t xml:space="preserve"> </w:t>
      </w:r>
      <w:r w:rsidRPr="00171B3F">
        <w:rPr>
          <w:w w:val="105"/>
        </w:rPr>
        <w:t>examination</w:t>
      </w:r>
      <w:r w:rsidRPr="00171B3F">
        <w:rPr>
          <w:w w:val="105"/>
        </w:rPr>
        <w:tab/>
        <w:t>17</w:t>
      </w:r>
    </w:p>
    <w:p w14:paraId="1B367D84"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Transfer of</w:t>
      </w:r>
      <w:r w:rsidRPr="00171B3F">
        <w:rPr>
          <w:spacing w:val="-3"/>
          <w:w w:val="105"/>
        </w:rPr>
        <w:t xml:space="preserve"> </w:t>
      </w:r>
      <w:r w:rsidRPr="00171B3F">
        <w:rPr>
          <w:w w:val="105"/>
        </w:rPr>
        <w:t>security</w:t>
      </w:r>
      <w:r w:rsidRPr="00171B3F">
        <w:rPr>
          <w:spacing w:val="-3"/>
          <w:w w:val="105"/>
        </w:rPr>
        <w:t xml:space="preserve"> </w:t>
      </w:r>
      <w:r w:rsidRPr="00171B3F">
        <w:rPr>
          <w:w w:val="105"/>
        </w:rPr>
        <w:t>clearance</w:t>
      </w:r>
      <w:r w:rsidRPr="00171B3F">
        <w:rPr>
          <w:w w:val="105"/>
        </w:rPr>
        <w:tab/>
        <w:t>18</w:t>
      </w:r>
    </w:p>
    <w:p w14:paraId="1479E136"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Security awareness</w:t>
      </w:r>
      <w:r w:rsidRPr="00171B3F">
        <w:rPr>
          <w:spacing w:val="-4"/>
          <w:w w:val="105"/>
        </w:rPr>
        <w:t xml:space="preserve"> </w:t>
      </w:r>
      <w:r w:rsidRPr="00171B3F">
        <w:rPr>
          <w:w w:val="105"/>
        </w:rPr>
        <w:t>and</w:t>
      </w:r>
      <w:r w:rsidRPr="00171B3F">
        <w:rPr>
          <w:spacing w:val="1"/>
          <w:w w:val="105"/>
        </w:rPr>
        <w:t xml:space="preserve"> </w:t>
      </w:r>
      <w:r w:rsidRPr="00171B3F">
        <w:rPr>
          <w:w w:val="105"/>
        </w:rPr>
        <w:t>training</w:t>
      </w:r>
      <w:r w:rsidRPr="00171B3F">
        <w:rPr>
          <w:w w:val="105"/>
        </w:rPr>
        <w:tab/>
        <w:t>18</w:t>
      </w:r>
    </w:p>
    <w:p w14:paraId="22C18732"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Information and</w:t>
      </w:r>
      <w:r w:rsidRPr="00171B3F">
        <w:rPr>
          <w:spacing w:val="-2"/>
          <w:w w:val="105"/>
        </w:rPr>
        <w:t xml:space="preserve"> </w:t>
      </w:r>
      <w:r w:rsidRPr="00171B3F">
        <w:rPr>
          <w:w w:val="105"/>
        </w:rPr>
        <w:t>communication</w:t>
      </w:r>
      <w:r w:rsidRPr="00171B3F">
        <w:rPr>
          <w:spacing w:val="-1"/>
          <w:w w:val="105"/>
        </w:rPr>
        <w:t xml:space="preserve"> </w:t>
      </w:r>
      <w:r w:rsidRPr="00171B3F">
        <w:rPr>
          <w:w w:val="105"/>
        </w:rPr>
        <w:t>security</w:t>
      </w:r>
      <w:r w:rsidRPr="00171B3F">
        <w:rPr>
          <w:w w:val="105"/>
        </w:rPr>
        <w:tab/>
        <w:t>18</w:t>
      </w:r>
    </w:p>
    <w:p w14:paraId="756C53F1"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Internet</w:t>
      </w:r>
      <w:r w:rsidRPr="00171B3F">
        <w:rPr>
          <w:spacing w:val="-2"/>
          <w:w w:val="105"/>
        </w:rPr>
        <w:t xml:space="preserve"> </w:t>
      </w:r>
      <w:r w:rsidRPr="00171B3F">
        <w:rPr>
          <w:w w:val="105"/>
        </w:rPr>
        <w:t>access</w:t>
      </w:r>
      <w:r w:rsidRPr="00171B3F">
        <w:rPr>
          <w:w w:val="105"/>
        </w:rPr>
        <w:tab/>
        <w:t>19</w:t>
      </w:r>
    </w:p>
    <w:p w14:paraId="57DD2907"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Use of laptops and</w:t>
      </w:r>
      <w:r w:rsidRPr="00171B3F">
        <w:rPr>
          <w:spacing w:val="-3"/>
          <w:w w:val="105"/>
        </w:rPr>
        <w:t xml:space="preserve"> </w:t>
      </w:r>
      <w:r w:rsidRPr="00171B3F">
        <w:rPr>
          <w:w w:val="105"/>
        </w:rPr>
        <w:t>desktop</w:t>
      </w:r>
      <w:r w:rsidRPr="00171B3F">
        <w:rPr>
          <w:spacing w:val="-1"/>
          <w:w w:val="105"/>
        </w:rPr>
        <w:t xml:space="preserve"> </w:t>
      </w:r>
      <w:r w:rsidRPr="00171B3F">
        <w:rPr>
          <w:w w:val="105"/>
        </w:rPr>
        <w:t>computers</w:t>
      </w:r>
      <w:r w:rsidRPr="00171B3F">
        <w:rPr>
          <w:w w:val="105"/>
        </w:rPr>
        <w:tab/>
        <w:t>19</w:t>
      </w:r>
    </w:p>
    <w:p w14:paraId="5A7BE1B6" w14:textId="77777777" w:rsidR="00A62740" w:rsidRPr="00171B3F" w:rsidRDefault="008A710C" w:rsidP="001A60D4">
      <w:pPr>
        <w:pStyle w:val="ListParagraph"/>
        <w:numPr>
          <w:ilvl w:val="2"/>
          <w:numId w:val="11"/>
        </w:numPr>
        <w:tabs>
          <w:tab w:val="left" w:pos="2351"/>
          <w:tab w:val="left" w:pos="2352"/>
          <w:tab w:val="right" w:pos="9202"/>
        </w:tabs>
        <w:spacing w:before="117"/>
        <w:ind w:left="2352" w:hanging="965"/>
      </w:pPr>
      <w:r w:rsidRPr="00171B3F">
        <w:rPr>
          <w:w w:val="105"/>
        </w:rPr>
        <w:lastRenderedPageBreak/>
        <w:t>Communication</w:t>
      </w:r>
      <w:r w:rsidRPr="00171B3F">
        <w:rPr>
          <w:spacing w:val="1"/>
          <w:w w:val="105"/>
        </w:rPr>
        <w:t xml:space="preserve"> </w:t>
      </w:r>
      <w:r w:rsidRPr="00171B3F">
        <w:rPr>
          <w:w w:val="105"/>
        </w:rPr>
        <w:t>security</w:t>
      </w:r>
      <w:r w:rsidRPr="00171B3F">
        <w:rPr>
          <w:w w:val="105"/>
        </w:rPr>
        <w:tab/>
        <w:t>20</w:t>
      </w:r>
    </w:p>
    <w:p w14:paraId="5D8ED9BC" w14:textId="77777777" w:rsidR="00A62740" w:rsidRPr="00171B3F" w:rsidRDefault="008A710C" w:rsidP="001A60D4">
      <w:pPr>
        <w:pStyle w:val="ListParagraph"/>
        <w:numPr>
          <w:ilvl w:val="2"/>
          <w:numId w:val="11"/>
        </w:numPr>
        <w:tabs>
          <w:tab w:val="left" w:pos="2084"/>
          <w:tab w:val="right" w:pos="9202"/>
        </w:tabs>
        <w:spacing w:before="117"/>
        <w:ind w:hanging="697"/>
      </w:pPr>
      <w:r w:rsidRPr="00171B3F">
        <w:rPr>
          <w:w w:val="105"/>
        </w:rPr>
        <w:t>Technical Surveillance</w:t>
      </w:r>
      <w:r w:rsidRPr="00171B3F">
        <w:rPr>
          <w:spacing w:val="-3"/>
          <w:w w:val="105"/>
        </w:rPr>
        <w:t xml:space="preserve"> </w:t>
      </w:r>
      <w:r w:rsidR="0020186C" w:rsidRPr="00171B3F">
        <w:rPr>
          <w:w w:val="105"/>
        </w:rPr>
        <w:t>Countermeasures</w:t>
      </w:r>
      <w:r w:rsidRPr="00171B3F">
        <w:rPr>
          <w:spacing w:val="-3"/>
          <w:w w:val="105"/>
        </w:rPr>
        <w:t xml:space="preserve"> </w:t>
      </w:r>
      <w:r w:rsidRPr="00171B3F">
        <w:rPr>
          <w:w w:val="105"/>
        </w:rPr>
        <w:t>(TSCM)</w:t>
      </w:r>
      <w:r w:rsidRPr="00171B3F">
        <w:rPr>
          <w:w w:val="105"/>
        </w:rPr>
        <w:tab/>
        <w:t>21</w:t>
      </w:r>
    </w:p>
    <w:p w14:paraId="52B47BAA" w14:textId="77777777" w:rsidR="00A62740" w:rsidRPr="00171B3F" w:rsidRDefault="008A710C" w:rsidP="001A60D4">
      <w:pPr>
        <w:pStyle w:val="ListParagraph"/>
        <w:numPr>
          <w:ilvl w:val="0"/>
          <w:numId w:val="12"/>
        </w:numPr>
        <w:tabs>
          <w:tab w:val="left" w:pos="1387"/>
          <w:tab w:val="left" w:pos="1388"/>
          <w:tab w:val="right" w:pos="9202"/>
        </w:tabs>
        <w:spacing w:before="115"/>
        <w:ind w:hanging="753"/>
      </w:pPr>
      <w:r w:rsidRPr="00171B3F">
        <w:rPr>
          <w:w w:val="105"/>
        </w:rPr>
        <w:t>EXCEPTIONS TO</w:t>
      </w:r>
      <w:r w:rsidRPr="00171B3F">
        <w:rPr>
          <w:spacing w:val="2"/>
          <w:w w:val="105"/>
        </w:rPr>
        <w:t xml:space="preserve"> </w:t>
      </w:r>
      <w:r w:rsidRPr="00171B3F">
        <w:rPr>
          <w:w w:val="105"/>
        </w:rPr>
        <w:t>THIS</w:t>
      </w:r>
      <w:r w:rsidRPr="00171B3F">
        <w:rPr>
          <w:spacing w:val="-1"/>
          <w:w w:val="105"/>
        </w:rPr>
        <w:t xml:space="preserve"> </w:t>
      </w:r>
      <w:r w:rsidRPr="00171B3F">
        <w:rPr>
          <w:w w:val="105"/>
        </w:rPr>
        <w:t>POLICY</w:t>
      </w:r>
      <w:r w:rsidRPr="00171B3F">
        <w:rPr>
          <w:w w:val="105"/>
        </w:rPr>
        <w:tab/>
        <w:t>22</w:t>
      </w:r>
    </w:p>
    <w:p w14:paraId="70F918D9" w14:textId="77777777" w:rsidR="00A62740" w:rsidRPr="00C331AC" w:rsidRDefault="008A710C" w:rsidP="001A60D4">
      <w:pPr>
        <w:pStyle w:val="ListParagraph"/>
        <w:numPr>
          <w:ilvl w:val="0"/>
          <w:numId w:val="12"/>
        </w:numPr>
        <w:tabs>
          <w:tab w:val="left" w:pos="1387"/>
          <w:tab w:val="left" w:pos="1388"/>
          <w:tab w:val="right" w:pos="9202"/>
        </w:tabs>
        <w:spacing w:before="119"/>
        <w:ind w:hanging="753"/>
      </w:pPr>
      <w:r w:rsidRPr="00171B3F">
        <w:rPr>
          <w:w w:val="105"/>
        </w:rPr>
        <w:t>OTHER</w:t>
      </w:r>
      <w:r w:rsidRPr="00171B3F">
        <w:rPr>
          <w:spacing w:val="-1"/>
          <w:w w:val="105"/>
        </w:rPr>
        <w:t xml:space="preserve"> </w:t>
      </w:r>
      <w:r w:rsidRPr="00171B3F">
        <w:rPr>
          <w:w w:val="105"/>
        </w:rPr>
        <w:t>CONSIDERATIONS</w:t>
      </w:r>
      <w:r w:rsidRPr="00171B3F">
        <w:rPr>
          <w:w w:val="105"/>
        </w:rPr>
        <w:tab/>
        <w:t>22</w:t>
      </w:r>
    </w:p>
    <w:p w14:paraId="10500F6B" w14:textId="77777777" w:rsidR="00A62740" w:rsidRPr="00171B3F" w:rsidRDefault="008A710C" w:rsidP="001A60D4">
      <w:pPr>
        <w:pStyle w:val="ListParagraph"/>
        <w:numPr>
          <w:ilvl w:val="0"/>
          <w:numId w:val="12"/>
        </w:numPr>
        <w:tabs>
          <w:tab w:val="left" w:pos="1387"/>
          <w:tab w:val="left" w:pos="1388"/>
          <w:tab w:val="right" w:pos="9202"/>
        </w:tabs>
        <w:spacing w:before="266"/>
        <w:ind w:hanging="753"/>
      </w:pPr>
      <w:r w:rsidRPr="00171B3F">
        <w:rPr>
          <w:w w:val="105"/>
        </w:rPr>
        <w:t>ENFORCEMENT</w:t>
      </w:r>
      <w:r w:rsidRPr="00171B3F">
        <w:rPr>
          <w:w w:val="105"/>
        </w:rPr>
        <w:tab/>
        <w:t>23</w:t>
      </w:r>
    </w:p>
    <w:p w14:paraId="6A6C3989" w14:textId="77777777" w:rsidR="00A62740" w:rsidRPr="00171B3F" w:rsidRDefault="008A710C" w:rsidP="001A60D4">
      <w:pPr>
        <w:pStyle w:val="ListParagraph"/>
        <w:numPr>
          <w:ilvl w:val="0"/>
          <w:numId w:val="12"/>
        </w:numPr>
        <w:tabs>
          <w:tab w:val="left" w:pos="1387"/>
          <w:tab w:val="left" w:pos="1388"/>
          <w:tab w:val="right" w:pos="9202"/>
        </w:tabs>
        <w:spacing w:before="117"/>
        <w:ind w:hanging="753"/>
      </w:pPr>
      <w:r w:rsidRPr="00171B3F">
        <w:rPr>
          <w:w w:val="105"/>
        </w:rPr>
        <w:t>COMMUNICATING THE</w:t>
      </w:r>
      <w:r w:rsidRPr="00171B3F">
        <w:rPr>
          <w:spacing w:val="-1"/>
          <w:w w:val="105"/>
        </w:rPr>
        <w:t xml:space="preserve"> </w:t>
      </w:r>
      <w:r w:rsidRPr="00171B3F">
        <w:rPr>
          <w:w w:val="105"/>
        </w:rPr>
        <w:t>POLICY</w:t>
      </w:r>
      <w:r w:rsidRPr="00171B3F">
        <w:rPr>
          <w:w w:val="105"/>
        </w:rPr>
        <w:tab/>
        <w:t>23</w:t>
      </w:r>
    </w:p>
    <w:p w14:paraId="54E8296A" w14:textId="77777777" w:rsidR="00A62740" w:rsidRPr="00171B3F" w:rsidRDefault="008A710C" w:rsidP="001A60D4">
      <w:pPr>
        <w:pStyle w:val="ListParagraph"/>
        <w:numPr>
          <w:ilvl w:val="0"/>
          <w:numId w:val="12"/>
        </w:numPr>
        <w:tabs>
          <w:tab w:val="left" w:pos="1387"/>
          <w:tab w:val="left" w:pos="1388"/>
          <w:tab w:val="right" w:pos="9202"/>
        </w:tabs>
        <w:spacing w:before="115"/>
        <w:ind w:hanging="753"/>
      </w:pPr>
      <w:r w:rsidRPr="00171B3F">
        <w:rPr>
          <w:w w:val="105"/>
        </w:rPr>
        <w:t>REVIEW AND</w:t>
      </w:r>
      <w:r w:rsidRPr="00171B3F">
        <w:rPr>
          <w:spacing w:val="7"/>
          <w:w w:val="105"/>
        </w:rPr>
        <w:t xml:space="preserve"> </w:t>
      </w:r>
      <w:r w:rsidRPr="00171B3F">
        <w:rPr>
          <w:w w:val="105"/>
        </w:rPr>
        <w:t>UPDATE</w:t>
      </w:r>
      <w:r w:rsidRPr="00171B3F">
        <w:rPr>
          <w:spacing w:val="-1"/>
          <w:w w:val="105"/>
        </w:rPr>
        <w:t xml:space="preserve"> </w:t>
      </w:r>
      <w:r w:rsidRPr="00171B3F">
        <w:rPr>
          <w:w w:val="105"/>
        </w:rPr>
        <w:t>PROCESS</w:t>
      </w:r>
      <w:r w:rsidRPr="00171B3F">
        <w:rPr>
          <w:w w:val="105"/>
        </w:rPr>
        <w:tab/>
        <w:t>23</w:t>
      </w:r>
    </w:p>
    <w:p w14:paraId="6989AFE1" w14:textId="77777777" w:rsidR="00A62740" w:rsidRPr="00171B3F" w:rsidRDefault="008A710C" w:rsidP="001A60D4">
      <w:pPr>
        <w:pStyle w:val="ListParagraph"/>
        <w:numPr>
          <w:ilvl w:val="0"/>
          <w:numId w:val="12"/>
        </w:numPr>
        <w:tabs>
          <w:tab w:val="left" w:pos="1387"/>
          <w:tab w:val="left" w:pos="1388"/>
          <w:tab w:val="right" w:pos="9202"/>
        </w:tabs>
        <w:spacing w:before="119"/>
        <w:ind w:hanging="753"/>
      </w:pPr>
      <w:r w:rsidRPr="00171B3F">
        <w:rPr>
          <w:w w:val="105"/>
        </w:rPr>
        <w:t>IMPLEMENTATION</w:t>
      </w:r>
      <w:r w:rsidRPr="00171B3F">
        <w:rPr>
          <w:w w:val="105"/>
        </w:rPr>
        <w:tab/>
        <w:t>24</w:t>
      </w:r>
    </w:p>
    <w:p w14:paraId="622D4BEA" w14:textId="77777777" w:rsidR="00A62740" w:rsidRPr="00171B3F" w:rsidRDefault="008A710C" w:rsidP="001A60D4">
      <w:pPr>
        <w:pStyle w:val="ListParagraph"/>
        <w:numPr>
          <w:ilvl w:val="0"/>
          <w:numId w:val="12"/>
        </w:numPr>
        <w:tabs>
          <w:tab w:val="left" w:pos="1387"/>
          <w:tab w:val="left" w:pos="1388"/>
          <w:tab w:val="right" w:pos="9202"/>
        </w:tabs>
        <w:spacing w:before="117"/>
        <w:ind w:hanging="753"/>
      </w:pPr>
      <w:r w:rsidRPr="00171B3F">
        <w:rPr>
          <w:w w:val="105"/>
        </w:rPr>
        <w:t>MONITORING OF COMPLIANCE</w:t>
      </w:r>
      <w:r w:rsidRPr="00171B3F">
        <w:rPr>
          <w:w w:val="105"/>
        </w:rPr>
        <w:tab/>
        <w:t>24</w:t>
      </w:r>
    </w:p>
    <w:p w14:paraId="7EC62F8A" w14:textId="77777777" w:rsidR="00A62740" w:rsidRPr="00171B3F" w:rsidRDefault="008A710C" w:rsidP="001A60D4">
      <w:pPr>
        <w:pStyle w:val="ListParagraph"/>
        <w:numPr>
          <w:ilvl w:val="0"/>
          <w:numId w:val="12"/>
        </w:numPr>
        <w:tabs>
          <w:tab w:val="left" w:pos="1387"/>
          <w:tab w:val="left" w:pos="1388"/>
          <w:tab w:val="right" w:pos="9202"/>
        </w:tabs>
        <w:spacing w:before="120"/>
        <w:ind w:hanging="753"/>
      </w:pPr>
      <w:r w:rsidRPr="00171B3F">
        <w:rPr>
          <w:w w:val="105"/>
        </w:rPr>
        <w:t>DISCIPLINARY</w:t>
      </w:r>
      <w:r w:rsidRPr="00171B3F">
        <w:rPr>
          <w:spacing w:val="-1"/>
          <w:w w:val="105"/>
        </w:rPr>
        <w:t xml:space="preserve"> </w:t>
      </w:r>
      <w:r w:rsidRPr="00171B3F">
        <w:rPr>
          <w:w w:val="105"/>
        </w:rPr>
        <w:t>ACTION</w:t>
      </w:r>
      <w:r w:rsidRPr="00171B3F">
        <w:rPr>
          <w:w w:val="105"/>
        </w:rPr>
        <w:tab/>
        <w:t>24</w:t>
      </w:r>
    </w:p>
    <w:p w14:paraId="141AB1AE" w14:textId="77777777" w:rsidR="00A62740" w:rsidRPr="00171B3F" w:rsidRDefault="008A710C">
      <w:pPr>
        <w:spacing w:before="114"/>
        <w:ind w:left="8995"/>
      </w:pPr>
      <w:r w:rsidRPr="00171B3F">
        <w:rPr>
          <w:w w:val="105"/>
        </w:rPr>
        <w:t>24</w:t>
      </w:r>
    </w:p>
    <w:p w14:paraId="5F1F0D17" w14:textId="77777777" w:rsidR="00A62740" w:rsidRDefault="00A62740">
      <w:pPr>
        <w:rPr>
          <w:sz w:val="18"/>
        </w:rPr>
        <w:sectPr w:rsidR="00A62740">
          <w:headerReference w:type="default" r:id="rId12"/>
          <w:footerReference w:type="default" r:id="rId13"/>
          <w:pgSz w:w="12240" w:h="15840"/>
          <w:pgMar w:top="1600" w:right="1300" w:bottom="280" w:left="1500" w:header="1384" w:footer="0" w:gutter="0"/>
          <w:cols w:space="720"/>
        </w:sectPr>
      </w:pPr>
    </w:p>
    <w:p w14:paraId="454623FD" w14:textId="77777777" w:rsidR="00A62740" w:rsidRDefault="00A62740">
      <w:pPr>
        <w:pStyle w:val="BodyText"/>
        <w:rPr>
          <w:sz w:val="22"/>
        </w:rPr>
      </w:pPr>
    </w:p>
    <w:p w14:paraId="2EDF8BAF" w14:textId="77777777" w:rsidR="00A62740" w:rsidRDefault="008A710C" w:rsidP="001A60D4">
      <w:pPr>
        <w:pStyle w:val="ListParagraph"/>
        <w:numPr>
          <w:ilvl w:val="0"/>
          <w:numId w:val="10"/>
        </w:numPr>
        <w:tabs>
          <w:tab w:val="left" w:pos="426"/>
        </w:tabs>
        <w:ind w:hanging="883"/>
        <w:jc w:val="left"/>
        <w:rPr>
          <w:b/>
        </w:rPr>
      </w:pPr>
      <w:r>
        <w:rPr>
          <w:b/>
        </w:rPr>
        <w:t>INTRODUCTION</w:t>
      </w:r>
    </w:p>
    <w:p w14:paraId="50FE8C32" w14:textId="77777777" w:rsidR="00A62740" w:rsidRDefault="00A62740">
      <w:pPr>
        <w:pStyle w:val="BodyText"/>
        <w:rPr>
          <w:b/>
          <w:sz w:val="22"/>
        </w:rPr>
      </w:pPr>
    </w:p>
    <w:p w14:paraId="505528EA" w14:textId="77777777" w:rsidR="00A62740" w:rsidRDefault="00A62740">
      <w:pPr>
        <w:pStyle w:val="BodyText"/>
        <w:spacing w:before="8"/>
        <w:rPr>
          <w:b/>
          <w:sz w:val="20"/>
        </w:rPr>
      </w:pPr>
    </w:p>
    <w:p w14:paraId="6E0F6F2C" w14:textId="1422864A" w:rsidR="00A62740" w:rsidRDefault="008A710C" w:rsidP="001A60D4">
      <w:pPr>
        <w:pStyle w:val="ListParagraph"/>
        <w:numPr>
          <w:ilvl w:val="1"/>
          <w:numId w:val="10"/>
        </w:numPr>
        <w:tabs>
          <w:tab w:val="left" w:pos="426"/>
        </w:tabs>
        <w:spacing w:line="244" w:lineRule="auto"/>
        <w:ind w:left="426" w:right="560" w:hanging="426"/>
        <w:jc w:val="both"/>
      </w:pPr>
      <w:r>
        <w:t>In terms of the Minimum Information Security Standards</w:t>
      </w:r>
      <w:r w:rsidR="002F7318">
        <w:t xml:space="preserve"> (MISS</w:t>
      </w:r>
      <w:r w:rsidR="00572A54">
        <w:t>),</w:t>
      </w:r>
      <w:r>
        <w:t xml:space="preserve"> 1996</w:t>
      </w:r>
      <w:r w:rsidR="002F7318">
        <w:t xml:space="preserve">, Minimum Physical Security Standards (MPSS) </w:t>
      </w:r>
      <w:r>
        <w:t xml:space="preserve">and other legal requirements the Director-General or his/her delegate must prepare, formulate, implement, </w:t>
      </w:r>
      <w:r w:rsidR="00572A54">
        <w:t>monitor,</w:t>
      </w:r>
      <w:r>
        <w:t xml:space="preserve"> and review the Security Policy in order to </w:t>
      </w:r>
      <w:r w:rsidR="00D75A97">
        <w:t>maintain information</w:t>
      </w:r>
      <w:r>
        <w:t xml:space="preserve"> and physical security within the</w:t>
      </w:r>
      <w:r>
        <w:rPr>
          <w:spacing w:val="24"/>
        </w:rPr>
        <w:t xml:space="preserve"> </w:t>
      </w:r>
      <w:r>
        <w:t>department.</w:t>
      </w:r>
    </w:p>
    <w:p w14:paraId="6128E6D7" w14:textId="77777777" w:rsidR="00A62740" w:rsidRDefault="00A62740">
      <w:pPr>
        <w:pStyle w:val="BodyText"/>
        <w:spacing w:before="11"/>
        <w:rPr>
          <w:sz w:val="22"/>
        </w:rPr>
      </w:pPr>
    </w:p>
    <w:p w14:paraId="792CA9AF" w14:textId="77777777" w:rsidR="00A62740" w:rsidRDefault="008A710C" w:rsidP="001A60D4">
      <w:pPr>
        <w:pStyle w:val="ListParagraph"/>
        <w:numPr>
          <w:ilvl w:val="1"/>
          <w:numId w:val="10"/>
        </w:numPr>
        <w:spacing w:line="247" w:lineRule="auto"/>
        <w:ind w:left="426" w:right="558" w:hanging="426"/>
        <w:jc w:val="both"/>
      </w:pPr>
      <w:r>
        <w:t xml:space="preserve">Government institutions function within the broader community </w:t>
      </w:r>
      <w:r w:rsidR="00D75A97">
        <w:t>environment which</w:t>
      </w:r>
      <w:r>
        <w:t xml:space="preserve"> is affected by various types of threats </w:t>
      </w:r>
      <w:r w:rsidR="00D75A97">
        <w:t>such as corruption, espionage</w:t>
      </w:r>
      <w:r>
        <w:t xml:space="preserve">, theft, robbery, arson, fraud etc. The above-mentioned threats do not only cause embarrassment to </w:t>
      </w:r>
      <w:r w:rsidR="00D75A97">
        <w:t>the government,</w:t>
      </w:r>
      <w:r>
        <w:t xml:space="preserve"> but service delivery could also be adversely affected.</w:t>
      </w:r>
    </w:p>
    <w:p w14:paraId="417687C6" w14:textId="77777777" w:rsidR="00A62740" w:rsidRDefault="00A62740" w:rsidP="00CB5C28">
      <w:pPr>
        <w:pStyle w:val="BodyText"/>
        <w:spacing w:before="1"/>
        <w:ind w:left="426" w:hanging="426"/>
        <w:rPr>
          <w:sz w:val="22"/>
        </w:rPr>
      </w:pPr>
    </w:p>
    <w:p w14:paraId="7B4391AA" w14:textId="7387F2FC" w:rsidR="00A62740" w:rsidRDefault="008A710C" w:rsidP="001A60D4">
      <w:pPr>
        <w:pStyle w:val="ListParagraph"/>
        <w:numPr>
          <w:ilvl w:val="1"/>
          <w:numId w:val="10"/>
        </w:numPr>
        <w:spacing w:before="1" w:line="247" w:lineRule="auto"/>
        <w:ind w:left="426" w:right="558" w:hanging="426"/>
        <w:jc w:val="both"/>
      </w:pPr>
      <w:r>
        <w:t xml:space="preserve">Although these threats cannot be completely eliminated, internal security measures must be developed and implemented to mitigate these threats and to complement law enforcement agencies in effectively dealing with crime </w:t>
      </w:r>
      <w:r w:rsidR="00D75A97">
        <w:t>in general</w:t>
      </w:r>
      <w:r>
        <w:t xml:space="preserve">. As part of broader strategies to fight crime in this country, the </w:t>
      </w:r>
      <w:bookmarkStart w:id="1" w:name="_Hlk149038987"/>
      <w:r w:rsidR="00D75A97">
        <w:t xml:space="preserve">Chief </w:t>
      </w:r>
      <w:r>
        <w:t xml:space="preserve">Directorate: Security </w:t>
      </w:r>
      <w:r w:rsidR="00D75A97">
        <w:t xml:space="preserve">and </w:t>
      </w:r>
      <w:r w:rsidR="006A6277">
        <w:t>Facilities Management</w:t>
      </w:r>
      <w:r w:rsidR="00D75A97">
        <w:t xml:space="preserve"> </w:t>
      </w:r>
      <w:r>
        <w:t>Services</w:t>
      </w:r>
      <w:r w:rsidR="00D75A97">
        <w:t xml:space="preserve"> (CD: SFMS)</w:t>
      </w:r>
      <w:r>
        <w:t xml:space="preserve"> </w:t>
      </w:r>
      <w:bookmarkEnd w:id="1"/>
      <w:r>
        <w:t xml:space="preserve">participates on behalf of the department in the implementation of national security and crime prevention </w:t>
      </w:r>
      <w:proofErr w:type="spellStart"/>
      <w:r>
        <w:t>programmes</w:t>
      </w:r>
      <w:proofErr w:type="spellEnd"/>
      <w:r>
        <w:t xml:space="preserve"> such </w:t>
      </w:r>
      <w:r w:rsidR="00D75A97">
        <w:t>as the</w:t>
      </w:r>
      <w:r>
        <w:t xml:space="preserve"> Rural Safety Plan, and the Public Service Anti-</w:t>
      </w:r>
      <w:r w:rsidR="00D75A97">
        <w:t>Corruption</w:t>
      </w:r>
      <w:r w:rsidR="00CC3880">
        <w:rPr>
          <w:spacing w:val="59"/>
        </w:rPr>
        <w:t xml:space="preserve"> </w:t>
      </w:r>
      <w:r>
        <w:t>Strategy.</w:t>
      </w:r>
    </w:p>
    <w:p w14:paraId="6A3825AF" w14:textId="77777777" w:rsidR="00A62740" w:rsidRDefault="00A62740" w:rsidP="00CB5C28">
      <w:pPr>
        <w:pStyle w:val="BodyText"/>
        <w:spacing w:before="10"/>
        <w:ind w:left="426" w:hanging="426"/>
        <w:rPr>
          <w:sz w:val="21"/>
        </w:rPr>
      </w:pPr>
    </w:p>
    <w:p w14:paraId="070A9F64" w14:textId="56088A89" w:rsidR="00A62740" w:rsidRDefault="008A710C" w:rsidP="001A60D4">
      <w:pPr>
        <w:pStyle w:val="ListParagraph"/>
        <w:numPr>
          <w:ilvl w:val="1"/>
          <w:numId w:val="10"/>
        </w:numPr>
        <w:spacing w:line="247" w:lineRule="auto"/>
        <w:ind w:left="426" w:right="559" w:hanging="426"/>
        <w:jc w:val="both"/>
      </w:pPr>
      <w:r>
        <w:t xml:space="preserve">This policy serves to lay down a set of security rules with which all persons (applicants or employees), visitors and service providers (close corporations, companies and any other business entities), must comply. These rules </w:t>
      </w:r>
      <w:r w:rsidR="00D75A97">
        <w:t>stipulate to</w:t>
      </w:r>
      <w:r>
        <w:t xml:space="preserve"> persons (applicants or employees), visitors and service providers (close corporations, companies and any other business entities), how </w:t>
      </w:r>
      <w:r w:rsidR="00D75A97">
        <w:t>to handle</w:t>
      </w:r>
      <w:r>
        <w:t xml:space="preserve"> security- related matters, such as, personnel, </w:t>
      </w:r>
      <w:r w:rsidR="00D75A97">
        <w:t>computers (</w:t>
      </w:r>
      <w:r>
        <w:t xml:space="preserve">information technology), communication, documents, assets and physical security as </w:t>
      </w:r>
      <w:r w:rsidR="00D75A97">
        <w:t>a whole</w:t>
      </w:r>
      <w:r>
        <w:t xml:space="preserve">. It also provides the </w:t>
      </w:r>
      <w:r w:rsidR="00D75A97" w:rsidRPr="00D75A97">
        <w:t>Chief Directorate: Security and Facilit</w:t>
      </w:r>
      <w:r w:rsidR="006A6277">
        <w:t>ies</w:t>
      </w:r>
      <w:r w:rsidR="00D75A97" w:rsidRPr="00D75A97">
        <w:t xml:space="preserve"> Management Services (CD: SFMS) </w:t>
      </w:r>
      <w:r>
        <w:t xml:space="preserve">with the mandate to enforce compliance regarding the above-mentioned security areas, which would ultimately </w:t>
      </w:r>
      <w:r w:rsidR="00D75A97">
        <w:t>optimize</w:t>
      </w:r>
      <w:r>
        <w:t xml:space="preserve"> security in the</w:t>
      </w:r>
      <w:r>
        <w:rPr>
          <w:spacing w:val="10"/>
        </w:rPr>
        <w:t xml:space="preserve"> </w:t>
      </w:r>
      <w:r>
        <w:t>department.</w:t>
      </w:r>
    </w:p>
    <w:p w14:paraId="3D91799F" w14:textId="77777777" w:rsidR="00CC3880" w:rsidRDefault="00CC3880" w:rsidP="00CC3880">
      <w:pPr>
        <w:pStyle w:val="ListParagraph"/>
      </w:pPr>
    </w:p>
    <w:p w14:paraId="10F3AEBE" w14:textId="77777777" w:rsidR="00CC3880" w:rsidRDefault="00CC3880" w:rsidP="00CC3880">
      <w:pPr>
        <w:pStyle w:val="ListParagraph"/>
        <w:spacing w:line="247" w:lineRule="auto"/>
        <w:ind w:left="426" w:right="559" w:firstLine="0"/>
        <w:jc w:val="right"/>
      </w:pPr>
    </w:p>
    <w:p w14:paraId="6F836AAA" w14:textId="77777777" w:rsidR="00A62740" w:rsidRDefault="00A62740">
      <w:pPr>
        <w:pStyle w:val="BodyText"/>
        <w:spacing w:before="6"/>
        <w:rPr>
          <w:sz w:val="21"/>
        </w:rPr>
      </w:pPr>
    </w:p>
    <w:p w14:paraId="1F9FEC14" w14:textId="77777777" w:rsidR="00A62740" w:rsidRDefault="008A710C" w:rsidP="001A60D4">
      <w:pPr>
        <w:pStyle w:val="ListParagraph"/>
        <w:numPr>
          <w:ilvl w:val="0"/>
          <w:numId w:val="10"/>
        </w:numPr>
        <w:tabs>
          <w:tab w:val="left" w:pos="426"/>
        </w:tabs>
        <w:spacing w:before="1"/>
        <w:ind w:hanging="883"/>
        <w:jc w:val="left"/>
        <w:rPr>
          <w:b/>
        </w:rPr>
      </w:pPr>
      <w:r>
        <w:rPr>
          <w:b/>
        </w:rPr>
        <w:t>PURPOSE</w:t>
      </w:r>
    </w:p>
    <w:p w14:paraId="55307988" w14:textId="77777777" w:rsidR="00A62740" w:rsidRDefault="00A62740">
      <w:pPr>
        <w:pStyle w:val="BodyText"/>
        <w:rPr>
          <w:b/>
          <w:sz w:val="23"/>
        </w:rPr>
      </w:pPr>
    </w:p>
    <w:p w14:paraId="3FB32E13" w14:textId="47010B6C" w:rsidR="00A62740" w:rsidRDefault="008A710C" w:rsidP="001A60D4">
      <w:pPr>
        <w:pStyle w:val="ListParagraph"/>
        <w:numPr>
          <w:ilvl w:val="1"/>
          <w:numId w:val="10"/>
        </w:numPr>
        <w:tabs>
          <w:tab w:val="left" w:pos="426"/>
        </w:tabs>
        <w:spacing w:before="1" w:line="247" w:lineRule="auto"/>
        <w:ind w:left="426" w:right="557" w:hanging="426"/>
        <w:jc w:val="both"/>
      </w:pPr>
      <w:r>
        <w:t>The purpose of this policy is to provide a</w:t>
      </w:r>
      <w:r w:rsidR="00D75A97">
        <w:t>n integrated</w:t>
      </w:r>
      <w:r>
        <w:t xml:space="preserve"> departmental policy framework for establishing and implementing the Minimum Information Security Standards</w:t>
      </w:r>
      <w:r w:rsidR="006A6277">
        <w:t xml:space="preserve"> (MISS)</w:t>
      </w:r>
      <w:r>
        <w:t xml:space="preserve"> of 1996 as well as Minimum Physical Security Standards </w:t>
      </w:r>
      <w:r w:rsidR="006A6277">
        <w:t xml:space="preserve">(MPSS) </w:t>
      </w:r>
      <w:r>
        <w:t xml:space="preserve">and to ensure that the </w:t>
      </w:r>
      <w:r w:rsidR="00775782">
        <w:t>conduct</w:t>
      </w:r>
      <w:r>
        <w:t xml:space="preserve"> of all the persons (applicants or employees), visitors and service providers (close corporations, companies and any other business entities), </w:t>
      </w:r>
      <w:r w:rsidR="00775782">
        <w:t>of the</w:t>
      </w:r>
      <w:r>
        <w:t xml:space="preserve"> department complies with all security</w:t>
      </w:r>
      <w:r>
        <w:rPr>
          <w:spacing w:val="23"/>
        </w:rPr>
        <w:t xml:space="preserve"> </w:t>
      </w:r>
      <w:r>
        <w:t>requirements.</w:t>
      </w:r>
    </w:p>
    <w:p w14:paraId="57FB564F" w14:textId="77777777" w:rsidR="00A62740" w:rsidRDefault="00A62740" w:rsidP="00CB5C28">
      <w:pPr>
        <w:pStyle w:val="BodyText"/>
        <w:tabs>
          <w:tab w:val="left" w:pos="426"/>
        </w:tabs>
        <w:ind w:left="426" w:hanging="426"/>
        <w:rPr>
          <w:sz w:val="22"/>
        </w:rPr>
      </w:pPr>
    </w:p>
    <w:p w14:paraId="602AF282" w14:textId="77777777" w:rsidR="00A62740" w:rsidRDefault="008A710C" w:rsidP="001A60D4">
      <w:pPr>
        <w:pStyle w:val="ListParagraph"/>
        <w:numPr>
          <w:ilvl w:val="1"/>
          <w:numId w:val="10"/>
        </w:numPr>
        <w:tabs>
          <w:tab w:val="left" w:pos="426"/>
        </w:tabs>
        <w:spacing w:line="244" w:lineRule="auto"/>
        <w:ind w:left="426" w:right="558" w:hanging="426"/>
        <w:jc w:val="both"/>
      </w:pPr>
      <w:r>
        <w:t xml:space="preserve">The Department of </w:t>
      </w:r>
      <w:r w:rsidR="00D75A97">
        <w:t xml:space="preserve">Land Reform </w:t>
      </w:r>
      <w:r>
        <w:t xml:space="preserve">and </w:t>
      </w:r>
      <w:r w:rsidR="00D75A97">
        <w:t>Rural Development</w:t>
      </w:r>
      <w:r>
        <w:t xml:space="preserve"> (D</w:t>
      </w:r>
      <w:r w:rsidR="00D75A97">
        <w:t>LRRD</w:t>
      </w:r>
      <w:r>
        <w:t>) depends on its personnel, information and assets to deliver services that ensure the health, safety, security and economic well-being of South African citizens.</w:t>
      </w:r>
      <w:r>
        <w:rPr>
          <w:spacing w:val="57"/>
        </w:rPr>
        <w:t xml:space="preserve"> </w:t>
      </w:r>
      <w:r>
        <w:t>The</w:t>
      </w:r>
    </w:p>
    <w:p w14:paraId="6AA64EF3" w14:textId="77777777" w:rsidR="00A62740" w:rsidRDefault="00A62740">
      <w:pPr>
        <w:spacing w:line="244" w:lineRule="auto"/>
        <w:jc w:val="both"/>
        <w:sectPr w:rsidR="00A62740">
          <w:pgSz w:w="12240" w:h="15840"/>
          <w:pgMar w:top="1600" w:right="1300" w:bottom="280" w:left="1500" w:header="1384" w:footer="0" w:gutter="0"/>
          <w:cols w:space="720"/>
        </w:sectPr>
      </w:pPr>
    </w:p>
    <w:p w14:paraId="092FA56F" w14:textId="77777777" w:rsidR="00A62740" w:rsidRDefault="00A62740">
      <w:pPr>
        <w:pStyle w:val="BodyText"/>
        <w:spacing w:before="1"/>
        <w:rPr>
          <w:sz w:val="26"/>
        </w:rPr>
      </w:pPr>
    </w:p>
    <w:p w14:paraId="03EA4F0C" w14:textId="62BECEA4" w:rsidR="00A62740" w:rsidRDefault="00E3600C" w:rsidP="00CB5C28">
      <w:pPr>
        <w:spacing w:before="68" w:line="244" w:lineRule="auto"/>
        <w:ind w:left="426" w:right="555"/>
        <w:jc w:val="both"/>
      </w:pPr>
      <w:r>
        <w:t>Chief Directorate: Security and Facilit</w:t>
      </w:r>
      <w:r w:rsidR="006A6277">
        <w:t>ies</w:t>
      </w:r>
      <w:r>
        <w:t xml:space="preserve"> Management Services (CD: SFMS) </w:t>
      </w:r>
      <w:r w:rsidR="008A710C">
        <w:t>must therefore manage these resources with due diligence and take appropriate measures to protect them.</w:t>
      </w:r>
    </w:p>
    <w:p w14:paraId="4EE729EB" w14:textId="77777777" w:rsidR="00A62740" w:rsidRDefault="00A62740">
      <w:pPr>
        <w:pStyle w:val="BodyText"/>
        <w:spacing w:before="8"/>
        <w:rPr>
          <w:sz w:val="22"/>
        </w:rPr>
      </w:pPr>
    </w:p>
    <w:p w14:paraId="153FFCCF" w14:textId="77777777" w:rsidR="00A62740" w:rsidRDefault="008A710C" w:rsidP="001A60D4">
      <w:pPr>
        <w:pStyle w:val="ListParagraph"/>
        <w:numPr>
          <w:ilvl w:val="1"/>
          <w:numId w:val="10"/>
        </w:numPr>
        <w:tabs>
          <w:tab w:val="left" w:pos="426"/>
        </w:tabs>
        <w:spacing w:line="247" w:lineRule="auto"/>
        <w:ind w:left="426" w:right="558" w:hanging="426"/>
        <w:jc w:val="both"/>
      </w:pPr>
      <w:r>
        <w:t>Threats that could cause harm to the D</w:t>
      </w:r>
      <w:r w:rsidR="00E3600C">
        <w:t>LRRD</w:t>
      </w:r>
      <w:r>
        <w:t xml:space="preserve"> include acts of terror, sabotage, espionage, </w:t>
      </w:r>
      <w:r w:rsidR="00E3600C">
        <w:t>unauthorized</w:t>
      </w:r>
      <w:r>
        <w:t xml:space="preserve"> access to classified information and premises, theft, armed robberies, fraud and corruption, vandalism, fire, natural </w:t>
      </w:r>
      <w:r w:rsidR="00E3600C">
        <w:t>disasters, technical</w:t>
      </w:r>
      <w:r>
        <w:t xml:space="preserve"> failures, accidental damage, etc. The threat of </w:t>
      </w:r>
      <w:r w:rsidR="00E3600C">
        <w:t>cyber-attack</w:t>
      </w:r>
      <w:r>
        <w:t xml:space="preserve"> and malicious activity through the internet is prevalent and </w:t>
      </w:r>
      <w:r w:rsidR="00E3600C">
        <w:t>can cause</w:t>
      </w:r>
      <w:r>
        <w:t xml:space="preserve"> </w:t>
      </w:r>
      <w:r w:rsidR="00D26C50">
        <w:t>severe damage</w:t>
      </w:r>
      <w:r>
        <w:t xml:space="preserve"> to electronic services and critical infrastructure. Threats to the national interest, such as global criminal activities, foreign intelligence activities and terrorism, continue to evolve as a result of changes in the international environment.</w:t>
      </w:r>
    </w:p>
    <w:p w14:paraId="52D23BE8" w14:textId="77777777" w:rsidR="00A62740" w:rsidRDefault="00A62740" w:rsidP="00CB5C28">
      <w:pPr>
        <w:pStyle w:val="BodyText"/>
        <w:spacing w:before="8"/>
        <w:ind w:left="426" w:hanging="426"/>
        <w:rPr>
          <w:sz w:val="21"/>
        </w:rPr>
      </w:pPr>
    </w:p>
    <w:p w14:paraId="665121A6" w14:textId="7227878F" w:rsidR="00A62740" w:rsidRDefault="008A710C" w:rsidP="001A60D4">
      <w:pPr>
        <w:pStyle w:val="ListParagraph"/>
        <w:numPr>
          <w:ilvl w:val="1"/>
          <w:numId w:val="10"/>
        </w:numPr>
        <w:tabs>
          <w:tab w:val="left" w:pos="884"/>
        </w:tabs>
        <w:spacing w:line="244" w:lineRule="auto"/>
        <w:ind w:left="426" w:right="560" w:hanging="426"/>
        <w:jc w:val="both"/>
      </w:pPr>
      <w:r>
        <w:t xml:space="preserve">The Security Policy of the </w:t>
      </w:r>
      <w:bookmarkStart w:id="2" w:name="_Hlk149040111"/>
      <w:r>
        <w:t>D</w:t>
      </w:r>
      <w:r w:rsidR="00E3600C">
        <w:t>LRRD</w:t>
      </w:r>
      <w:bookmarkEnd w:id="2"/>
      <w:r>
        <w:t xml:space="preserve"> prescribes the application of security measures to reduce the risk of damage that can be caused to the institution if the above threats should </w:t>
      </w:r>
      <w:r w:rsidR="00E3600C">
        <w:t>materialize</w:t>
      </w:r>
      <w:r>
        <w:t xml:space="preserve">. It has been designed to protect employees, preserve confidentiality, integrity, availability of information and assets, and to ensure the continued delivery of services. Because </w:t>
      </w:r>
      <w:r w:rsidR="0020186C">
        <w:t>DLRRD</w:t>
      </w:r>
      <w:r>
        <w:t xml:space="preserve"> relies extensively on information and communication technology (ICT) to provide its services, this policy </w:t>
      </w:r>
      <w:r w:rsidR="00E3600C">
        <w:t>emphasizes</w:t>
      </w:r>
      <w:r>
        <w:t xml:space="preserve"> the need for the acceptable use of ICT equipment as well as ICT protection measures </w:t>
      </w:r>
      <w:r w:rsidR="006A6277">
        <w:t xml:space="preserve">as per OCIO policies and procedures </w:t>
      </w:r>
      <w:r>
        <w:t>which employees should comply</w:t>
      </w:r>
      <w:r>
        <w:rPr>
          <w:spacing w:val="32"/>
        </w:rPr>
        <w:t xml:space="preserve"> </w:t>
      </w:r>
      <w:r>
        <w:t>with.</w:t>
      </w:r>
    </w:p>
    <w:p w14:paraId="5184CC7F" w14:textId="77777777" w:rsidR="00A62740" w:rsidRDefault="00A62740" w:rsidP="00CB5C28">
      <w:pPr>
        <w:pStyle w:val="BodyText"/>
        <w:spacing w:before="4"/>
        <w:ind w:left="426" w:hanging="426"/>
        <w:rPr>
          <w:sz w:val="23"/>
        </w:rPr>
      </w:pPr>
    </w:p>
    <w:p w14:paraId="6EA61341" w14:textId="627FC43F" w:rsidR="00A62740" w:rsidRDefault="008A710C" w:rsidP="001A60D4">
      <w:pPr>
        <w:pStyle w:val="ListParagraph"/>
        <w:numPr>
          <w:ilvl w:val="1"/>
          <w:numId w:val="10"/>
        </w:numPr>
        <w:tabs>
          <w:tab w:val="left" w:pos="884"/>
        </w:tabs>
        <w:spacing w:line="247" w:lineRule="auto"/>
        <w:ind w:left="426" w:right="560" w:hanging="426"/>
        <w:jc w:val="both"/>
      </w:pPr>
      <w:r>
        <w:t xml:space="preserve">This policy complements other policies of the department such as the Occupational Health and Safety Policy, human resources management policies, information management, asset management, financial </w:t>
      </w:r>
      <w:r w:rsidR="00E3600C">
        <w:t>management, loss</w:t>
      </w:r>
      <w:r>
        <w:t xml:space="preserve"> control </w:t>
      </w:r>
      <w:r w:rsidR="00572A54">
        <w:t>procedures, standing operating procedures,</w:t>
      </w:r>
      <w:r>
        <w:rPr>
          <w:spacing w:val="5"/>
        </w:rPr>
        <w:t xml:space="preserve"> </w:t>
      </w:r>
      <w:r>
        <w:t>etc.</w:t>
      </w:r>
    </w:p>
    <w:p w14:paraId="743D8CC3" w14:textId="77777777" w:rsidR="00A62740" w:rsidRDefault="00A62740">
      <w:pPr>
        <w:pStyle w:val="BodyText"/>
        <w:spacing w:before="3"/>
        <w:rPr>
          <w:sz w:val="22"/>
        </w:rPr>
      </w:pPr>
    </w:p>
    <w:p w14:paraId="784E0142" w14:textId="77777777" w:rsidR="00A62740" w:rsidRDefault="00A62740"/>
    <w:p w14:paraId="63933AE2" w14:textId="77777777" w:rsidR="00A62740" w:rsidRPr="00D26C50" w:rsidRDefault="00D26C50" w:rsidP="00CB5C28">
      <w:pPr>
        <w:tabs>
          <w:tab w:val="left" w:pos="426"/>
        </w:tabs>
        <w:spacing w:before="69"/>
        <w:rPr>
          <w:b/>
        </w:rPr>
      </w:pPr>
      <w:r>
        <w:rPr>
          <w:b/>
        </w:rPr>
        <w:t>3.</w:t>
      </w:r>
      <w:r>
        <w:rPr>
          <w:b/>
        </w:rPr>
        <w:tab/>
      </w:r>
      <w:r w:rsidR="008A710C" w:rsidRPr="00D26C50">
        <w:rPr>
          <w:b/>
        </w:rPr>
        <w:t>SCOPE OF</w:t>
      </w:r>
      <w:r w:rsidR="008A710C" w:rsidRPr="00D26C50">
        <w:rPr>
          <w:b/>
          <w:spacing w:val="10"/>
        </w:rPr>
        <w:t xml:space="preserve"> </w:t>
      </w:r>
      <w:r w:rsidR="008A710C" w:rsidRPr="00D26C50">
        <w:rPr>
          <w:b/>
        </w:rPr>
        <w:t>APPLICATION</w:t>
      </w:r>
    </w:p>
    <w:p w14:paraId="2246DE53" w14:textId="77777777" w:rsidR="00A62740" w:rsidRDefault="00A62740" w:rsidP="00CB5C28">
      <w:pPr>
        <w:pStyle w:val="BodyText"/>
        <w:rPr>
          <w:b/>
          <w:sz w:val="23"/>
        </w:rPr>
      </w:pPr>
    </w:p>
    <w:p w14:paraId="13CBD10D" w14:textId="029DE67B" w:rsidR="00A62740" w:rsidRDefault="008A710C" w:rsidP="001A60D4">
      <w:pPr>
        <w:pStyle w:val="ListParagraph"/>
        <w:numPr>
          <w:ilvl w:val="1"/>
          <w:numId w:val="14"/>
        </w:numPr>
        <w:tabs>
          <w:tab w:val="left" w:pos="426"/>
        </w:tabs>
        <w:spacing w:before="1" w:line="244" w:lineRule="auto"/>
        <w:ind w:left="426" w:right="560" w:hanging="426"/>
        <w:jc w:val="both"/>
      </w:pPr>
      <w:r>
        <w:t xml:space="preserve">This policy applies to the following persons (applicants or employees), </w:t>
      </w:r>
      <w:r w:rsidR="002F7318">
        <w:t xml:space="preserve">visitors, </w:t>
      </w:r>
      <w:r w:rsidR="006A6277">
        <w:t>beneficiaries and</w:t>
      </w:r>
      <w:r>
        <w:t xml:space="preserve"> service providers (close corporations, companies and any other business entities):</w:t>
      </w:r>
    </w:p>
    <w:p w14:paraId="0D1F8A5C" w14:textId="77777777" w:rsidR="00A62740" w:rsidRDefault="00A62740" w:rsidP="00CB5C28">
      <w:pPr>
        <w:pStyle w:val="BodyText"/>
        <w:tabs>
          <w:tab w:val="left" w:pos="426"/>
        </w:tabs>
        <w:ind w:hanging="993"/>
        <w:rPr>
          <w:sz w:val="23"/>
        </w:rPr>
      </w:pPr>
    </w:p>
    <w:p w14:paraId="0E0BAC77" w14:textId="77777777" w:rsidR="00A62740" w:rsidRDefault="008A710C" w:rsidP="001A60D4">
      <w:pPr>
        <w:pStyle w:val="ListParagraph"/>
        <w:numPr>
          <w:ilvl w:val="2"/>
          <w:numId w:val="8"/>
        </w:numPr>
        <w:tabs>
          <w:tab w:val="left" w:pos="426"/>
        </w:tabs>
        <w:ind w:left="993" w:hanging="567"/>
        <w:jc w:val="both"/>
      </w:pPr>
      <w:r>
        <w:t>all persons (applicants or employees) of the</w:t>
      </w:r>
      <w:r>
        <w:rPr>
          <w:spacing w:val="32"/>
        </w:rPr>
        <w:t xml:space="preserve"> </w:t>
      </w:r>
      <w:r>
        <w:t>department,</w:t>
      </w:r>
    </w:p>
    <w:p w14:paraId="70E3F7D1" w14:textId="77777777" w:rsidR="00A62740" w:rsidRDefault="008A710C" w:rsidP="001A60D4">
      <w:pPr>
        <w:pStyle w:val="ListParagraph"/>
        <w:numPr>
          <w:ilvl w:val="2"/>
          <w:numId w:val="8"/>
        </w:numPr>
        <w:tabs>
          <w:tab w:val="left" w:pos="426"/>
        </w:tabs>
        <w:spacing w:before="6" w:line="244" w:lineRule="auto"/>
        <w:ind w:left="993" w:right="557" w:hanging="567"/>
        <w:jc w:val="both"/>
      </w:pPr>
      <w:r>
        <w:t>all service providers (close corporations, companies and any other business entities) rendering a service to the department, including their employees who may interact with the</w:t>
      </w:r>
      <w:r>
        <w:rPr>
          <w:spacing w:val="36"/>
        </w:rPr>
        <w:t xml:space="preserve"> </w:t>
      </w:r>
      <w:r>
        <w:t>department,</w:t>
      </w:r>
    </w:p>
    <w:p w14:paraId="74A6FBAB" w14:textId="77777777" w:rsidR="00A62740" w:rsidRDefault="008A710C" w:rsidP="001A60D4">
      <w:pPr>
        <w:pStyle w:val="ListParagraph"/>
        <w:numPr>
          <w:ilvl w:val="2"/>
          <w:numId w:val="8"/>
        </w:numPr>
        <w:tabs>
          <w:tab w:val="left" w:pos="426"/>
        </w:tabs>
        <w:spacing w:line="268" w:lineRule="exact"/>
        <w:ind w:left="993" w:hanging="567"/>
        <w:jc w:val="both"/>
      </w:pPr>
      <w:r>
        <w:t>all interns and casual workers of the</w:t>
      </w:r>
      <w:r>
        <w:rPr>
          <w:spacing w:val="20"/>
        </w:rPr>
        <w:t xml:space="preserve"> </w:t>
      </w:r>
      <w:r>
        <w:t>department,</w:t>
      </w:r>
    </w:p>
    <w:p w14:paraId="4511BAF1" w14:textId="78E1867E" w:rsidR="00A62740" w:rsidRDefault="008A710C" w:rsidP="001A60D4">
      <w:pPr>
        <w:pStyle w:val="ListParagraph"/>
        <w:numPr>
          <w:ilvl w:val="2"/>
          <w:numId w:val="8"/>
        </w:numPr>
        <w:tabs>
          <w:tab w:val="left" w:pos="426"/>
        </w:tabs>
        <w:spacing w:before="7" w:line="244" w:lineRule="auto"/>
        <w:ind w:left="993" w:right="558" w:hanging="567"/>
        <w:jc w:val="both"/>
      </w:pPr>
      <w:r>
        <w:t xml:space="preserve">all visitors visiting </w:t>
      </w:r>
      <w:r w:rsidR="00D26C50">
        <w:t>the premises</w:t>
      </w:r>
      <w:r>
        <w:t xml:space="preserve"> of the D</w:t>
      </w:r>
      <w:r w:rsidR="00D26C50">
        <w:t>LRRD</w:t>
      </w:r>
      <w:r>
        <w:t xml:space="preserve"> or who </w:t>
      </w:r>
      <w:r w:rsidR="00D26C50">
        <w:t>may officially interact</w:t>
      </w:r>
      <w:r>
        <w:t xml:space="preserve"> with the</w:t>
      </w:r>
      <w:r>
        <w:rPr>
          <w:spacing w:val="8"/>
        </w:rPr>
        <w:t xml:space="preserve"> </w:t>
      </w:r>
      <w:r>
        <w:t>department.</w:t>
      </w:r>
    </w:p>
    <w:p w14:paraId="543D9813" w14:textId="7EF1802A" w:rsidR="00CB5C28" w:rsidRPr="00CB5C28" w:rsidRDefault="00CB5C28" w:rsidP="001A60D4">
      <w:pPr>
        <w:pStyle w:val="ListParagraph"/>
        <w:numPr>
          <w:ilvl w:val="2"/>
          <w:numId w:val="8"/>
        </w:numPr>
        <w:tabs>
          <w:tab w:val="left" w:pos="426"/>
          <w:tab w:val="left" w:pos="2127"/>
        </w:tabs>
        <w:spacing w:before="7" w:line="244" w:lineRule="auto"/>
        <w:ind w:left="993" w:right="949" w:hanging="567"/>
        <w:rPr>
          <w:color w:val="000000"/>
          <w:w w:val="102"/>
        </w:rPr>
      </w:pPr>
      <w:r>
        <w:rPr>
          <w:color w:val="000000"/>
          <w:w w:val="102"/>
        </w:rPr>
        <w:t>a</w:t>
      </w:r>
      <w:r w:rsidRPr="00CB5C28">
        <w:rPr>
          <w:color w:val="000000"/>
          <w:w w:val="102"/>
        </w:rPr>
        <w:t>ll fixed property that is owned or leased by DLRRD</w:t>
      </w:r>
      <w:r w:rsidR="006A6277">
        <w:rPr>
          <w:color w:val="000000"/>
          <w:w w:val="102"/>
        </w:rPr>
        <w:t>.</w:t>
      </w:r>
    </w:p>
    <w:p w14:paraId="59FFF9A7" w14:textId="4246E34F" w:rsidR="00CB5C28" w:rsidRPr="00CB5C28" w:rsidRDefault="00CB5C28" w:rsidP="001A60D4">
      <w:pPr>
        <w:pStyle w:val="ListParagraph"/>
        <w:numPr>
          <w:ilvl w:val="2"/>
          <w:numId w:val="8"/>
        </w:numPr>
        <w:tabs>
          <w:tab w:val="left" w:pos="426"/>
          <w:tab w:val="left" w:pos="2127"/>
        </w:tabs>
        <w:spacing w:before="7" w:line="244" w:lineRule="auto"/>
        <w:ind w:left="993" w:right="949" w:hanging="567"/>
        <w:rPr>
          <w:color w:val="000000"/>
          <w:w w:val="102"/>
        </w:rPr>
      </w:pPr>
      <w:r>
        <w:rPr>
          <w:color w:val="000000"/>
          <w:w w:val="102"/>
        </w:rPr>
        <w:t>a</w:t>
      </w:r>
      <w:r w:rsidRPr="00CB5C28">
        <w:rPr>
          <w:color w:val="000000"/>
          <w:w w:val="102"/>
        </w:rPr>
        <w:t xml:space="preserve">ll information assets of DLRRD </w:t>
      </w:r>
    </w:p>
    <w:p w14:paraId="4C1952F6" w14:textId="11CEB6C8" w:rsidR="00CB5C28" w:rsidRPr="00CB5C28" w:rsidRDefault="00CB5C28" w:rsidP="001A60D4">
      <w:pPr>
        <w:pStyle w:val="ListParagraph"/>
        <w:numPr>
          <w:ilvl w:val="2"/>
          <w:numId w:val="8"/>
        </w:numPr>
        <w:tabs>
          <w:tab w:val="left" w:pos="426"/>
          <w:tab w:val="left" w:pos="2127"/>
        </w:tabs>
        <w:spacing w:before="7" w:line="244" w:lineRule="auto"/>
        <w:ind w:left="993" w:right="949" w:hanging="567"/>
        <w:rPr>
          <w:color w:val="000000"/>
          <w:w w:val="102"/>
        </w:rPr>
      </w:pPr>
      <w:r>
        <w:rPr>
          <w:color w:val="000000"/>
          <w:w w:val="102"/>
        </w:rPr>
        <w:t>a</w:t>
      </w:r>
      <w:r w:rsidRPr="00CB5C28">
        <w:rPr>
          <w:color w:val="000000"/>
          <w:w w:val="102"/>
        </w:rPr>
        <w:t>ll moveable property that is owned or leased by DLRRD</w:t>
      </w:r>
      <w:r w:rsidR="006A6277">
        <w:rPr>
          <w:color w:val="000000"/>
          <w:w w:val="102"/>
        </w:rPr>
        <w:t>.</w:t>
      </w:r>
    </w:p>
    <w:p w14:paraId="0290724D" w14:textId="77777777" w:rsidR="00CB5C28" w:rsidRDefault="00CB5C28" w:rsidP="00CB5C28">
      <w:pPr>
        <w:pStyle w:val="ListParagraph"/>
        <w:tabs>
          <w:tab w:val="left" w:pos="2084"/>
        </w:tabs>
        <w:spacing w:before="7" w:line="244" w:lineRule="auto"/>
        <w:ind w:left="2083" w:right="558" w:firstLine="0"/>
        <w:jc w:val="both"/>
      </w:pPr>
    </w:p>
    <w:p w14:paraId="7A7D99A9" w14:textId="77777777" w:rsidR="00D26C50" w:rsidRDefault="00D26C50" w:rsidP="00D26C50">
      <w:pPr>
        <w:pStyle w:val="ListParagraph"/>
        <w:tabs>
          <w:tab w:val="left" w:pos="2084"/>
        </w:tabs>
        <w:spacing w:before="7" w:line="244" w:lineRule="auto"/>
        <w:ind w:left="2083" w:right="558" w:firstLine="0"/>
        <w:jc w:val="both"/>
      </w:pPr>
    </w:p>
    <w:p w14:paraId="71D80BB4" w14:textId="77777777" w:rsidR="00CB5C28" w:rsidRDefault="00CB5C28" w:rsidP="00D26C50">
      <w:pPr>
        <w:pStyle w:val="ListParagraph"/>
        <w:tabs>
          <w:tab w:val="left" w:pos="2084"/>
        </w:tabs>
        <w:spacing w:before="7" w:line="244" w:lineRule="auto"/>
        <w:ind w:left="2083" w:right="558" w:firstLine="0"/>
        <w:jc w:val="both"/>
      </w:pPr>
    </w:p>
    <w:p w14:paraId="37681FF4" w14:textId="77777777" w:rsidR="002D75C2" w:rsidRDefault="002D75C2" w:rsidP="00D26C50">
      <w:pPr>
        <w:pStyle w:val="ListParagraph"/>
        <w:tabs>
          <w:tab w:val="left" w:pos="2084"/>
        </w:tabs>
        <w:spacing w:before="7" w:line="244" w:lineRule="auto"/>
        <w:ind w:left="2083" w:right="558" w:firstLine="0"/>
        <w:jc w:val="both"/>
      </w:pPr>
    </w:p>
    <w:p w14:paraId="4EF141B4" w14:textId="77777777" w:rsidR="002D75C2" w:rsidRDefault="002D75C2" w:rsidP="00D26C50">
      <w:pPr>
        <w:pStyle w:val="ListParagraph"/>
        <w:tabs>
          <w:tab w:val="left" w:pos="2084"/>
        </w:tabs>
        <w:spacing w:before="7" w:line="244" w:lineRule="auto"/>
        <w:ind w:left="2083" w:right="558" w:firstLine="0"/>
        <w:jc w:val="both"/>
      </w:pPr>
    </w:p>
    <w:p w14:paraId="7C2DF7BC" w14:textId="77777777" w:rsidR="002D75C2" w:rsidRDefault="002D75C2" w:rsidP="00D26C50">
      <w:pPr>
        <w:pStyle w:val="ListParagraph"/>
        <w:tabs>
          <w:tab w:val="left" w:pos="2084"/>
        </w:tabs>
        <w:spacing w:before="7" w:line="244" w:lineRule="auto"/>
        <w:ind w:left="2083" w:right="558" w:firstLine="0"/>
        <w:jc w:val="both"/>
      </w:pPr>
    </w:p>
    <w:p w14:paraId="35D93077" w14:textId="77777777" w:rsidR="00A62740" w:rsidRPr="00D26C50" w:rsidRDefault="00D26C50" w:rsidP="00171B3F">
      <w:pPr>
        <w:tabs>
          <w:tab w:val="left" w:pos="883"/>
          <w:tab w:val="left" w:pos="884"/>
        </w:tabs>
        <w:ind w:left="352" w:hanging="352"/>
        <w:rPr>
          <w:b/>
        </w:rPr>
      </w:pPr>
      <w:r>
        <w:rPr>
          <w:b/>
        </w:rPr>
        <w:lastRenderedPageBreak/>
        <w:t>4.</w:t>
      </w:r>
      <w:r>
        <w:rPr>
          <w:b/>
        </w:rPr>
        <w:tab/>
      </w:r>
      <w:r w:rsidR="008A710C" w:rsidRPr="00D26C50">
        <w:rPr>
          <w:b/>
        </w:rPr>
        <w:t xml:space="preserve">ROLES </w:t>
      </w:r>
      <w:r w:rsidR="008A710C" w:rsidRPr="00D26C50">
        <w:rPr>
          <w:b/>
          <w:spacing w:val="-3"/>
        </w:rPr>
        <w:t>AND</w:t>
      </w:r>
      <w:r w:rsidR="008A710C" w:rsidRPr="00D26C50">
        <w:rPr>
          <w:b/>
          <w:spacing w:val="7"/>
        </w:rPr>
        <w:t xml:space="preserve"> </w:t>
      </w:r>
      <w:r w:rsidR="008A710C" w:rsidRPr="00D26C50">
        <w:rPr>
          <w:b/>
        </w:rPr>
        <w:t>RESPONSIBILITIES</w:t>
      </w:r>
    </w:p>
    <w:p w14:paraId="68251FD1" w14:textId="77777777" w:rsidR="00A62740" w:rsidRDefault="00A62740">
      <w:pPr>
        <w:pStyle w:val="BodyText"/>
        <w:spacing w:before="1"/>
        <w:rPr>
          <w:b/>
          <w:sz w:val="23"/>
        </w:rPr>
      </w:pPr>
    </w:p>
    <w:p w14:paraId="734285EA" w14:textId="77777777" w:rsidR="00A62740" w:rsidRPr="00D26C50" w:rsidRDefault="008A710C" w:rsidP="001A60D4">
      <w:pPr>
        <w:pStyle w:val="ListParagraph"/>
        <w:numPr>
          <w:ilvl w:val="1"/>
          <w:numId w:val="15"/>
        </w:numPr>
        <w:tabs>
          <w:tab w:val="left" w:pos="851"/>
        </w:tabs>
        <w:ind w:left="426" w:hanging="426"/>
        <w:rPr>
          <w:b/>
          <w:i/>
        </w:rPr>
      </w:pPr>
      <w:r w:rsidRPr="00D26C50">
        <w:rPr>
          <w:b/>
          <w:i/>
        </w:rPr>
        <w:t>The Director-General</w:t>
      </w:r>
    </w:p>
    <w:p w14:paraId="5A185EE9" w14:textId="77777777" w:rsidR="00A62740" w:rsidRDefault="00A62740" w:rsidP="00171B3F">
      <w:pPr>
        <w:pStyle w:val="BodyText"/>
        <w:spacing w:before="3"/>
        <w:ind w:hanging="993"/>
        <w:rPr>
          <w:b/>
          <w:i/>
          <w:sz w:val="23"/>
        </w:rPr>
      </w:pPr>
    </w:p>
    <w:p w14:paraId="73FE090D" w14:textId="77777777" w:rsidR="00A62740" w:rsidRDefault="008A710C" w:rsidP="001A60D4">
      <w:pPr>
        <w:pStyle w:val="ListParagraph"/>
        <w:numPr>
          <w:ilvl w:val="1"/>
          <w:numId w:val="16"/>
        </w:numPr>
        <w:tabs>
          <w:tab w:val="left" w:pos="1030"/>
        </w:tabs>
        <w:spacing w:line="244" w:lineRule="auto"/>
        <w:ind w:left="851" w:right="560" w:hanging="851"/>
        <w:jc w:val="both"/>
      </w:pPr>
      <w:r>
        <w:t xml:space="preserve">He/she bears the overall responsibility for the provision and maintenance of security in the </w:t>
      </w:r>
      <w:bookmarkStart w:id="3" w:name="_Hlk149040845"/>
      <w:r>
        <w:t>D</w:t>
      </w:r>
      <w:r w:rsidR="00D26C50">
        <w:t>LRRD</w:t>
      </w:r>
      <w:bookmarkEnd w:id="3"/>
      <w:r>
        <w:t xml:space="preserve"> which </w:t>
      </w:r>
      <w:r w:rsidR="0020186C">
        <w:t>includes,</w:t>
      </w:r>
      <w:r>
        <w:t xml:space="preserve"> among others, implementing and enforcing the security of </w:t>
      </w:r>
      <w:r w:rsidR="00D26C50" w:rsidRPr="00D26C50">
        <w:t>DLRRD</w:t>
      </w:r>
      <w:r>
        <w:t xml:space="preserve">. However, the above security responsibility may be delegated to </w:t>
      </w:r>
      <w:r w:rsidR="00D26C50">
        <w:t xml:space="preserve">CD: Security and Facilities Management Services </w:t>
      </w:r>
      <w:r>
        <w:t>to ensure and manage information and physical aspects and functions at the</w:t>
      </w:r>
      <w:r w:rsidRPr="00D26C50">
        <w:rPr>
          <w:spacing w:val="18"/>
        </w:rPr>
        <w:t xml:space="preserve"> </w:t>
      </w:r>
      <w:r w:rsidR="00D26C50" w:rsidRPr="00D26C50">
        <w:t>DLRRD</w:t>
      </w:r>
      <w:r>
        <w:t>.</w:t>
      </w:r>
    </w:p>
    <w:p w14:paraId="73AE33F3" w14:textId="77777777" w:rsidR="00D26C50" w:rsidRDefault="00D26C50" w:rsidP="00D26C50">
      <w:pPr>
        <w:pStyle w:val="ListParagraph"/>
        <w:tabs>
          <w:tab w:val="left" w:pos="1030"/>
        </w:tabs>
        <w:spacing w:line="244" w:lineRule="auto"/>
        <w:ind w:left="851" w:right="560" w:firstLine="0"/>
        <w:jc w:val="both"/>
      </w:pPr>
    </w:p>
    <w:p w14:paraId="7D0BF7C5" w14:textId="77777777" w:rsidR="00A62740" w:rsidRPr="00D26C50" w:rsidRDefault="00D26C50" w:rsidP="001A60D4">
      <w:pPr>
        <w:pStyle w:val="ListParagraph"/>
        <w:numPr>
          <w:ilvl w:val="1"/>
          <w:numId w:val="15"/>
        </w:numPr>
        <w:tabs>
          <w:tab w:val="left" w:pos="1029"/>
          <w:tab w:val="left" w:pos="1030"/>
        </w:tabs>
        <w:ind w:left="567" w:hanging="567"/>
        <w:rPr>
          <w:b/>
          <w:i/>
        </w:rPr>
      </w:pPr>
      <w:bookmarkStart w:id="4" w:name="_Hlk149041146"/>
      <w:r>
        <w:rPr>
          <w:b/>
          <w:i/>
        </w:rPr>
        <w:t>Chief Director</w:t>
      </w:r>
      <w:r w:rsidR="00AA43D5">
        <w:rPr>
          <w:b/>
          <w:i/>
        </w:rPr>
        <w:t>: Security and Facilities Management Services</w:t>
      </w:r>
    </w:p>
    <w:bookmarkEnd w:id="4"/>
    <w:p w14:paraId="4F2D4291" w14:textId="77777777" w:rsidR="00A62740" w:rsidRDefault="00A62740">
      <w:pPr>
        <w:pStyle w:val="BodyText"/>
        <w:spacing w:before="5"/>
        <w:rPr>
          <w:b/>
          <w:i/>
          <w:sz w:val="23"/>
        </w:rPr>
      </w:pPr>
    </w:p>
    <w:p w14:paraId="165F9436" w14:textId="77777777" w:rsidR="00AA43D5" w:rsidRDefault="008A710C" w:rsidP="001A60D4">
      <w:pPr>
        <w:pStyle w:val="ListParagraph"/>
        <w:numPr>
          <w:ilvl w:val="2"/>
          <w:numId w:val="15"/>
        </w:numPr>
      </w:pPr>
      <w:r>
        <w:t xml:space="preserve">The delegated security responsibility lies with the </w:t>
      </w:r>
      <w:r w:rsidR="00AA43D5" w:rsidRPr="00AA43D5">
        <w:t>Chief Director: Security and Facilities Management Services</w:t>
      </w:r>
      <w:r w:rsidR="00AA43D5">
        <w:t xml:space="preserve"> (CD: SFMS).</w:t>
      </w:r>
    </w:p>
    <w:p w14:paraId="6BC5A5CB" w14:textId="77777777" w:rsidR="00AA43D5" w:rsidRPr="00AA43D5" w:rsidRDefault="00AA43D5" w:rsidP="00AA43D5">
      <w:pPr>
        <w:pStyle w:val="ListParagraph"/>
        <w:ind w:left="720" w:firstLine="0"/>
      </w:pPr>
    </w:p>
    <w:p w14:paraId="18765635" w14:textId="2515CF46" w:rsidR="00A62740" w:rsidRDefault="00AA43D5" w:rsidP="001A60D4">
      <w:pPr>
        <w:pStyle w:val="ListParagraph"/>
        <w:numPr>
          <w:ilvl w:val="2"/>
          <w:numId w:val="15"/>
        </w:numPr>
        <w:spacing w:before="1" w:line="244" w:lineRule="auto"/>
        <w:ind w:left="709" w:right="559" w:hanging="709"/>
        <w:jc w:val="both"/>
      </w:pPr>
      <w:r w:rsidRPr="00AA43D5">
        <w:t>Chief Director: Security and Facilities Management Services (CD: SFMS)</w:t>
      </w:r>
      <w:r>
        <w:t xml:space="preserve"> </w:t>
      </w:r>
      <w:r w:rsidR="008A710C">
        <w:t>of the D</w:t>
      </w:r>
      <w:r>
        <w:t>LRRD</w:t>
      </w:r>
      <w:r w:rsidR="008A710C">
        <w:t xml:space="preserve">, shall be responsible for ensuring and managing information and physical </w:t>
      </w:r>
      <w:r>
        <w:t xml:space="preserve">security </w:t>
      </w:r>
      <w:r w:rsidR="008A710C">
        <w:t>aspects and functions at the</w:t>
      </w:r>
      <w:r w:rsidR="008A710C" w:rsidRPr="00AA43D5">
        <w:rPr>
          <w:spacing w:val="18"/>
        </w:rPr>
        <w:t xml:space="preserve"> </w:t>
      </w:r>
      <w:r w:rsidR="008A710C">
        <w:t>D</w:t>
      </w:r>
      <w:r>
        <w:t>epartment</w:t>
      </w:r>
      <w:r w:rsidR="008A710C">
        <w:t>.</w:t>
      </w:r>
    </w:p>
    <w:p w14:paraId="0ED5F3AB" w14:textId="77777777" w:rsidR="00A62740" w:rsidRDefault="00A62740">
      <w:pPr>
        <w:pStyle w:val="BodyText"/>
        <w:spacing w:before="9"/>
        <w:rPr>
          <w:sz w:val="22"/>
        </w:rPr>
      </w:pPr>
    </w:p>
    <w:p w14:paraId="40F19461" w14:textId="77777777" w:rsidR="00A62740" w:rsidRDefault="008A710C" w:rsidP="001A60D4">
      <w:pPr>
        <w:pStyle w:val="ListParagraph"/>
        <w:numPr>
          <w:ilvl w:val="2"/>
          <w:numId w:val="15"/>
        </w:numPr>
        <w:tabs>
          <w:tab w:val="left" w:pos="1030"/>
        </w:tabs>
        <w:ind w:hanging="678"/>
      </w:pPr>
      <w:r>
        <w:t xml:space="preserve">The </w:t>
      </w:r>
      <w:r w:rsidR="00AA43D5" w:rsidRPr="00AA43D5">
        <w:t xml:space="preserve">Chief Director: Security and Facilities Management Services (CD: SFMS) </w:t>
      </w:r>
      <w:r w:rsidR="00AA43D5">
        <w:t>shall</w:t>
      </w:r>
      <w:r>
        <w:t>, among</w:t>
      </w:r>
      <w:r>
        <w:rPr>
          <w:spacing w:val="28"/>
        </w:rPr>
        <w:t xml:space="preserve"> </w:t>
      </w:r>
      <w:r>
        <w:t>others:</w:t>
      </w:r>
    </w:p>
    <w:p w14:paraId="0ED61BFE" w14:textId="77777777" w:rsidR="00A62740" w:rsidRDefault="00A62740">
      <w:pPr>
        <w:pStyle w:val="BodyText"/>
        <w:spacing w:before="3"/>
        <w:rPr>
          <w:sz w:val="23"/>
        </w:rPr>
      </w:pPr>
    </w:p>
    <w:p w14:paraId="46FC8F14" w14:textId="77777777" w:rsidR="00C95BEA" w:rsidRDefault="00C95BEA" w:rsidP="001A60D4">
      <w:pPr>
        <w:pStyle w:val="ListParagraph"/>
        <w:numPr>
          <w:ilvl w:val="3"/>
          <w:numId w:val="21"/>
        </w:numPr>
        <w:tabs>
          <w:tab w:val="left" w:pos="2883"/>
        </w:tabs>
        <w:spacing w:line="242" w:lineRule="auto"/>
        <w:ind w:left="993" w:right="558" w:hanging="567"/>
        <w:jc w:val="both"/>
      </w:pPr>
      <w:r w:rsidRPr="00C95BEA">
        <w:t xml:space="preserve">Ensure general security administration </w:t>
      </w:r>
      <w:r w:rsidR="007D3ECB" w:rsidRPr="00C95BEA">
        <w:t>(departmental</w:t>
      </w:r>
      <w:r w:rsidRPr="00C95BEA">
        <w:t xml:space="preserve"> directives and procedures, Training and awareness, security risk </w:t>
      </w:r>
      <w:r w:rsidR="007D3ECB" w:rsidRPr="00C95BEA">
        <w:t>management, security</w:t>
      </w:r>
      <w:r w:rsidRPr="00C95BEA">
        <w:t xml:space="preserve"> </w:t>
      </w:r>
      <w:r w:rsidR="007D3ECB" w:rsidRPr="00C95BEA">
        <w:t>audits,</w:t>
      </w:r>
      <w:r w:rsidRPr="00C95BEA">
        <w:t xml:space="preserve"> sharing of information and </w:t>
      </w:r>
      <w:r w:rsidR="007D3ECB" w:rsidRPr="00C95BEA">
        <w:t>assets)</w:t>
      </w:r>
    </w:p>
    <w:p w14:paraId="6209C7C2" w14:textId="50BD834D" w:rsidR="00A62740" w:rsidRDefault="008A710C" w:rsidP="001A60D4">
      <w:pPr>
        <w:pStyle w:val="ListParagraph"/>
        <w:numPr>
          <w:ilvl w:val="3"/>
          <w:numId w:val="21"/>
        </w:numPr>
        <w:tabs>
          <w:tab w:val="left" w:pos="2883"/>
        </w:tabs>
        <w:spacing w:line="242" w:lineRule="auto"/>
        <w:ind w:left="993" w:right="558" w:hanging="567"/>
        <w:jc w:val="both"/>
      </w:pPr>
      <w:r>
        <w:t>Ensure and manage information and physical security aspects and functions of the</w:t>
      </w:r>
      <w:r>
        <w:rPr>
          <w:spacing w:val="19"/>
        </w:rPr>
        <w:t xml:space="preserve"> </w:t>
      </w:r>
      <w:r>
        <w:t>D</w:t>
      </w:r>
      <w:r w:rsidR="00AA43D5">
        <w:t>LRRD</w:t>
      </w:r>
      <w:r>
        <w:t>,</w:t>
      </w:r>
    </w:p>
    <w:p w14:paraId="2C4140FC" w14:textId="77777777" w:rsidR="00A62740" w:rsidRDefault="008A710C" w:rsidP="001A60D4">
      <w:pPr>
        <w:pStyle w:val="ListParagraph"/>
        <w:numPr>
          <w:ilvl w:val="3"/>
          <w:numId w:val="21"/>
        </w:numPr>
        <w:tabs>
          <w:tab w:val="left" w:pos="2883"/>
        </w:tabs>
        <w:spacing w:before="5" w:line="244" w:lineRule="auto"/>
        <w:ind w:left="993" w:right="560" w:hanging="567"/>
        <w:jc w:val="both"/>
      </w:pPr>
      <w:r>
        <w:t xml:space="preserve">Conduct Threat and Risks Assessments, </w:t>
      </w:r>
      <w:r w:rsidR="00AA43D5">
        <w:t>with the assistance</w:t>
      </w:r>
      <w:r>
        <w:t xml:space="preserve"> of the Security Committee before developing the Security</w:t>
      </w:r>
      <w:r>
        <w:rPr>
          <w:spacing w:val="-1"/>
        </w:rPr>
        <w:t xml:space="preserve"> </w:t>
      </w:r>
      <w:r>
        <w:t>Policy,</w:t>
      </w:r>
    </w:p>
    <w:p w14:paraId="5E66BF6A" w14:textId="1162F6C5" w:rsidR="00A62740" w:rsidRDefault="008A710C" w:rsidP="001A60D4">
      <w:pPr>
        <w:pStyle w:val="ListParagraph"/>
        <w:numPr>
          <w:ilvl w:val="3"/>
          <w:numId w:val="21"/>
        </w:numPr>
        <w:tabs>
          <w:tab w:val="left" w:pos="2883"/>
        </w:tabs>
        <w:spacing w:before="1" w:line="244" w:lineRule="auto"/>
        <w:ind w:left="993" w:right="558" w:hanging="567"/>
        <w:jc w:val="both"/>
      </w:pPr>
      <w:r>
        <w:t xml:space="preserve">Develop the Security Policy and any other security-related procedures and guidelines (which forms part </w:t>
      </w:r>
      <w:r w:rsidR="00AA43D5">
        <w:t>of the</w:t>
      </w:r>
      <w:r>
        <w:t xml:space="preserve"> integrated Security Plan) with the assistance of the Security Committee and forward it to Legal Services of the D</w:t>
      </w:r>
      <w:r w:rsidR="00AA43D5">
        <w:t>LRRD</w:t>
      </w:r>
      <w:r>
        <w:t xml:space="preserve"> to determine legality,</w:t>
      </w:r>
    </w:p>
    <w:p w14:paraId="26CA245E" w14:textId="77777777" w:rsidR="00A62740" w:rsidRDefault="008A710C" w:rsidP="001A60D4">
      <w:pPr>
        <w:pStyle w:val="ListParagraph"/>
        <w:numPr>
          <w:ilvl w:val="3"/>
          <w:numId w:val="21"/>
        </w:numPr>
        <w:tabs>
          <w:tab w:val="left" w:pos="2883"/>
        </w:tabs>
        <w:spacing w:before="8" w:line="244" w:lineRule="auto"/>
        <w:ind w:left="993" w:right="560" w:hanging="567"/>
        <w:jc w:val="both"/>
      </w:pPr>
      <w:r>
        <w:t xml:space="preserve">Audit and monitor compliance of </w:t>
      </w:r>
      <w:r w:rsidR="00AA43D5">
        <w:t>the Security Policy</w:t>
      </w:r>
      <w:r>
        <w:t xml:space="preserve"> and any other security-related procedures and</w:t>
      </w:r>
      <w:r>
        <w:rPr>
          <w:spacing w:val="40"/>
        </w:rPr>
        <w:t xml:space="preserve"> </w:t>
      </w:r>
      <w:r>
        <w:t>guidelines,</w:t>
      </w:r>
    </w:p>
    <w:p w14:paraId="33E20257" w14:textId="77777777" w:rsidR="00A62740" w:rsidRDefault="008A710C" w:rsidP="001A60D4">
      <w:pPr>
        <w:pStyle w:val="ListParagraph"/>
        <w:numPr>
          <w:ilvl w:val="3"/>
          <w:numId w:val="21"/>
        </w:numPr>
        <w:tabs>
          <w:tab w:val="left" w:pos="2883"/>
        </w:tabs>
        <w:spacing w:line="244" w:lineRule="auto"/>
        <w:ind w:left="993" w:right="559" w:hanging="567"/>
        <w:jc w:val="both"/>
      </w:pPr>
      <w:r>
        <w:t>Review and update the Security Policy and any other security-related procedures and guidelines every two years or as the need</w:t>
      </w:r>
      <w:r>
        <w:rPr>
          <w:spacing w:val="9"/>
        </w:rPr>
        <w:t xml:space="preserve"> </w:t>
      </w:r>
      <w:r>
        <w:t>arises,</w:t>
      </w:r>
    </w:p>
    <w:p w14:paraId="0080956E" w14:textId="77777777" w:rsidR="00A62740" w:rsidRPr="00AA43D5" w:rsidRDefault="008A710C" w:rsidP="001A60D4">
      <w:pPr>
        <w:pStyle w:val="ListParagraph"/>
        <w:numPr>
          <w:ilvl w:val="3"/>
          <w:numId w:val="21"/>
        </w:numPr>
        <w:tabs>
          <w:tab w:val="left" w:pos="2883"/>
        </w:tabs>
        <w:spacing w:before="10"/>
        <w:ind w:left="993" w:hanging="567"/>
        <w:jc w:val="both"/>
      </w:pPr>
      <w:r>
        <w:t>Be a member of the Risk Committee where</w:t>
      </w:r>
      <w:r w:rsidRPr="00AA43D5">
        <w:rPr>
          <w:spacing w:val="47"/>
        </w:rPr>
        <w:t xml:space="preserve"> </w:t>
      </w:r>
      <w:r>
        <w:t>applicable,</w:t>
      </w:r>
    </w:p>
    <w:p w14:paraId="5FF15DEC" w14:textId="3462A9FB" w:rsidR="00A62740" w:rsidRDefault="002F7318" w:rsidP="001A60D4">
      <w:pPr>
        <w:pStyle w:val="ListParagraph"/>
        <w:numPr>
          <w:ilvl w:val="3"/>
          <w:numId w:val="21"/>
        </w:numPr>
        <w:tabs>
          <w:tab w:val="left" w:pos="2883"/>
        </w:tabs>
        <w:spacing w:before="104"/>
        <w:ind w:left="993" w:hanging="567"/>
        <w:jc w:val="both"/>
      </w:pPr>
      <w:r>
        <w:t>Participate in business</w:t>
      </w:r>
      <w:r w:rsidR="008A710C">
        <w:t xml:space="preserve"> contingency</w:t>
      </w:r>
      <w:r w:rsidR="008A710C">
        <w:rPr>
          <w:spacing w:val="14"/>
        </w:rPr>
        <w:t xml:space="preserve"> </w:t>
      </w:r>
      <w:r w:rsidR="008A710C">
        <w:t>plan</w:t>
      </w:r>
      <w:r>
        <w:t>ning</w:t>
      </w:r>
      <w:r w:rsidR="008A710C">
        <w:t>,</w:t>
      </w:r>
    </w:p>
    <w:p w14:paraId="49AD1315" w14:textId="77777777" w:rsidR="00A62740" w:rsidRDefault="008A710C" w:rsidP="001A60D4">
      <w:pPr>
        <w:pStyle w:val="ListParagraph"/>
        <w:numPr>
          <w:ilvl w:val="3"/>
          <w:numId w:val="21"/>
        </w:numPr>
        <w:tabs>
          <w:tab w:val="left" w:pos="2883"/>
        </w:tabs>
        <w:spacing w:before="5" w:line="244" w:lineRule="auto"/>
        <w:ind w:left="993" w:right="558" w:hanging="567"/>
        <w:jc w:val="both"/>
      </w:pPr>
      <w:r>
        <w:t>Act as the Custodian of the Security Policy, security-related procedures and guidelines, continuity and/or contingency plans,</w:t>
      </w:r>
    </w:p>
    <w:p w14:paraId="0FC1E499" w14:textId="77777777" w:rsidR="00AA43D5" w:rsidRDefault="008A710C" w:rsidP="001A60D4">
      <w:pPr>
        <w:pStyle w:val="ListParagraph"/>
        <w:numPr>
          <w:ilvl w:val="3"/>
          <w:numId w:val="21"/>
        </w:numPr>
        <w:tabs>
          <w:tab w:val="left" w:pos="2883"/>
        </w:tabs>
        <w:spacing w:before="2" w:line="244" w:lineRule="auto"/>
        <w:ind w:left="993" w:right="558" w:hanging="567"/>
        <w:jc w:val="both"/>
      </w:pPr>
      <w:r>
        <w:t>Ensure that the SSA conducts Technical Surveillance Counter measures sweeps or inspections (classified meetings, security breaches, occupancy of new office buildings</w:t>
      </w:r>
      <w:r w:rsidRPr="00AA43D5">
        <w:rPr>
          <w:spacing w:val="1"/>
        </w:rPr>
        <w:t xml:space="preserve"> </w:t>
      </w:r>
      <w:r>
        <w:t>etc.),</w:t>
      </w:r>
      <w:r w:rsidR="00AA43D5">
        <w:t xml:space="preserve"> </w:t>
      </w:r>
    </w:p>
    <w:p w14:paraId="1C6B7E80" w14:textId="348B2092" w:rsidR="00A62740" w:rsidRDefault="00C95BEA" w:rsidP="001A60D4">
      <w:pPr>
        <w:pStyle w:val="ListParagraph"/>
        <w:numPr>
          <w:ilvl w:val="3"/>
          <w:numId w:val="21"/>
        </w:numPr>
        <w:tabs>
          <w:tab w:val="left" w:pos="851"/>
        </w:tabs>
        <w:spacing w:before="2" w:line="244" w:lineRule="auto"/>
        <w:ind w:left="993" w:right="558" w:hanging="567"/>
        <w:jc w:val="both"/>
      </w:pPr>
      <w:r>
        <w:t xml:space="preserve">  </w:t>
      </w:r>
      <w:r w:rsidR="008A710C">
        <w:t>Ensure that personnel (applicants and employees) and service providers (close corporations, companies and any other business entities) who will have access to classified information, intelligence in the possession of the D</w:t>
      </w:r>
      <w:r w:rsidR="00AA43D5">
        <w:t>LRRD</w:t>
      </w:r>
      <w:r w:rsidR="008A710C">
        <w:t xml:space="preserve">, have undergone security </w:t>
      </w:r>
      <w:r w:rsidR="002F7318">
        <w:t xml:space="preserve">screening </w:t>
      </w:r>
      <w:r w:rsidR="008A710C">
        <w:t xml:space="preserve">or </w:t>
      </w:r>
      <w:r w:rsidR="002F7318">
        <w:t xml:space="preserve">company </w:t>
      </w:r>
      <w:r w:rsidR="008A710C">
        <w:t>security</w:t>
      </w:r>
      <w:r w:rsidR="008A710C" w:rsidRPr="00AA43D5">
        <w:rPr>
          <w:spacing w:val="35"/>
        </w:rPr>
        <w:t xml:space="preserve"> </w:t>
      </w:r>
      <w:r w:rsidR="008A710C">
        <w:t>screening,</w:t>
      </w:r>
    </w:p>
    <w:p w14:paraId="62E0C1D3" w14:textId="77777777" w:rsidR="00A62740" w:rsidRDefault="00C95BEA" w:rsidP="001A60D4">
      <w:pPr>
        <w:pStyle w:val="ListParagraph"/>
        <w:numPr>
          <w:ilvl w:val="3"/>
          <w:numId w:val="21"/>
        </w:numPr>
        <w:tabs>
          <w:tab w:val="left" w:pos="851"/>
        </w:tabs>
        <w:spacing w:before="7" w:line="244" w:lineRule="auto"/>
        <w:ind w:left="993" w:right="560" w:hanging="567"/>
        <w:jc w:val="both"/>
      </w:pPr>
      <w:r>
        <w:t xml:space="preserve">  </w:t>
      </w:r>
      <w:r w:rsidR="008A710C">
        <w:t>Conduct site inspections for the selection of office buildings and oversee transportation of classified</w:t>
      </w:r>
      <w:r w:rsidR="008A710C">
        <w:rPr>
          <w:spacing w:val="31"/>
        </w:rPr>
        <w:t xml:space="preserve"> </w:t>
      </w:r>
      <w:r w:rsidR="008A710C">
        <w:t>information,</w:t>
      </w:r>
    </w:p>
    <w:p w14:paraId="6378A6DF" w14:textId="3A63326C" w:rsidR="00A62740" w:rsidRDefault="00C95BEA" w:rsidP="001A60D4">
      <w:pPr>
        <w:pStyle w:val="ListParagraph"/>
        <w:numPr>
          <w:ilvl w:val="3"/>
          <w:numId w:val="21"/>
        </w:numPr>
        <w:tabs>
          <w:tab w:val="left" w:pos="851"/>
        </w:tabs>
        <w:spacing w:before="2" w:line="244" w:lineRule="auto"/>
        <w:ind w:left="993" w:right="558" w:hanging="567"/>
        <w:jc w:val="both"/>
      </w:pPr>
      <w:r>
        <w:t xml:space="preserve">  </w:t>
      </w:r>
      <w:r w:rsidR="008A710C">
        <w:t xml:space="preserve">Maintain Information Communication Technology (ICT) security measures in consultation with the </w:t>
      </w:r>
      <w:r w:rsidR="006A6277">
        <w:t xml:space="preserve">OCIO and </w:t>
      </w:r>
      <w:r w:rsidR="008A710C">
        <w:t>SSA ICT Security Advisors),</w:t>
      </w:r>
    </w:p>
    <w:p w14:paraId="26A6B672" w14:textId="77777777" w:rsidR="00A62740" w:rsidRDefault="008A710C" w:rsidP="001A60D4">
      <w:pPr>
        <w:pStyle w:val="ListParagraph"/>
        <w:numPr>
          <w:ilvl w:val="3"/>
          <w:numId w:val="21"/>
        </w:numPr>
        <w:tabs>
          <w:tab w:val="left" w:pos="993"/>
        </w:tabs>
        <w:spacing w:before="1" w:line="244" w:lineRule="auto"/>
        <w:ind w:left="993" w:right="560" w:hanging="567"/>
        <w:jc w:val="both"/>
      </w:pPr>
      <w:r>
        <w:lastRenderedPageBreak/>
        <w:t>Convene Security Committee Meetings on a quarterly basis or as the need</w:t>
      </w:r>
      <w:r>
        <w:rPr>
          <w:spacing w:val="9"/>
        </w:rPr>
        <w:t xml:space="preserve"> </w:t>
      </w:r>
      <w:r>
        <w:t>arises,</w:t>
      </w:r>
    </w:p>
    <w:p w14:paraId="64B1E96F" w14:textId="072A29DA" w:rsidR="00A62740" w:rsidRDefault="00C95BEA" w:rsidP="001A60D4">
      <w:pPr>
        <w:pStyle w:val="ListParagraph"/>
        <w:numPr>
          <w:ilvl w:val="3"/>
          <w:numId w:val="21"/>
        </w:numPr>
        <w:tabs>
          <w:tab w:val="left" w:pos="851"/>
        </w:tabs>
        <w:spacing w:before="3" w:line="244" w:lineRule="auto"/>
        <w:ind w:left="993" w:right="560" w:hanging="567"/>
        <w:jc w:val="both"/>
      </w:pPr>
      <w:r>
        <w:t xml:space="preserve">  </w:t>
      </w:r>
      <w:r w:rsidR="008A710C">
        <w:t>Report recommendations of the Security Committee to the Director-General for consideration and approval within</w:t>
      </w:r>
      <w:r w:rsidR="008A710C" w:rsidRPr="00916F61">
        <w:rPr>
          <w:spacing w:val="-12"/>
        </w:rPr>
        <w:t xml:space="preserve"> </w:t>
      </w:r>
      <w:r w:rsidR="008A710C">
        <w:t>five</w:t>
      </w:r>
      <w:r w:rsidR="00916F61">
        <w:t xml:space="preserve"> </w:t>
      </w:r>
      <w:r w:rsidR="008A710C">
        <w:t>(</w:t>
      </w:r>
      <w:r w:rsidR="002F7318">
        <w:t>10</w:t>
      </w:r>
      <w:r w:rsidR="008A710C">
        <w:t>) working days,</w:t>
      </w:r>
    </w:p>
    <w:p w14:paraId="1855461B" w14:textId="0E024DA3" w:rsidR="00A62740" w:rsidRDefault="00C95BEA" w:rsidP="001A60D4">
      <w:pPr>
        <w:pStyle w:val="ListParagraph"/>
        <w:numPr>
          <w:ilvl w:val="3"/>
          <w:numId w:val="21"/>
        </w:numPr>
        <w:tabs>
          <w:tab w:val="left" w:pos="851"/>
        </w:tabs>
        <w:spacing w:before="8" w:line="244" w:lineRule="auto"/>
        <w:ind w:left="993" w:right="559" w:hanging="567"/>
        <w:jc w:val="both"/>
      </w:pPr>
      <w:r>
        <w:t xml:space="preserve">  </w:t>
      </w:r>
      <w:r w:rsidR="008A710C">
        <w:t>Report security breaches within 48 hours to the SSA and</w:t>
      </w:r>
      <w:ins w:id="5" w:author="Davedan Paulen Ryan Kuhn" w:date="2025-06-05T14:27:00Z">
        <w:r w:rsidR="00103E22">
          <w:t xml:space="preserve"> </w:t>
        </w:r>
      </w:ins>
      <w:r w:rsidR="00103E22">
        <w:t xml:space="preserve">ensure that security </w:t>
      </w:r>
      <w:r w:rsidR="003F293C">
        <w:t>breaches are</w:t>
      </w:r>
      <w:r w:rsidR="00103E22">
        <w:t xml:space="preserve"> reported  to  </w:t>
      </w:r>
      <w:r w:rsidR="008A710C">
        <w:t>SAPS,</w:t>
      </w:r>
    </w:p>
    <w:p w14:paraId="1A6F3A2D" w14:textId="5A989FB1" w:rsidR="00A62740" w:rsidRDefault="00C95BEA" w:rsidP="001A60D4">
      <w:pPr>
        <w:pStyle w:val="ListParagraph"/>
        <w:numPr>
          <w:ilvl w:val="3"/>
          <w:numId w:val="21"/>
        </w:numPr>
        <w:tabs>
          <w:tab w:val="left" w:pos="851"/>
        </w:tabs>
        <w:spacing w:line="244" w:lineRule="auto"/>
        <w:ind w:left="993" w:right="559" w:hanging="567"/>
        <w:jc w:val="both"/>
      </w:pPr>
      <w:r>
        <w:t xml:space="preserve"> </w:t>
      </w:r>
      <w:r w:rsidR="00572A54">
        <w:t xml:space="preserve"> </w:t>
      </w:r>
      <w:r w:rsidR="008A710C">
        <w:t>Conduct internal investigations (to determine what, when, where, who and how) on security breaches within seven (</w:t>
      </w:r>
      <w:r w:rsidR="003F293C">
        <w:t>14</w:t>
      </w:r>
      <w:r w:rsidR="008A710C">
        <w:t xml:space="preserve">) working days after the security breaches have </w:t>
      </w:r>
      <w:r w:rsidR="00916F61">
        <w:t>been reported</w:t>
      </w:r>
      <w:r w:rsidR="008A710C">
        <w:t>,</w:t>
      </w:r>
    </w:p>
    <w:p w14:paraId="381784F3" w14:textId="2C333E57" w:rsidR="00A62740" w:rsidRDefault="00C95BEA" w:rsidP="001A60D4">
      <w:pPr>
        <w:pStyle w:val="ListParagraph"/>
        <w:numPr>
          <w:ilvl w:val="3"/>
          <w:numId w:val="21"/>
        </w:numPr>
        <w:tabs>
          <w:tab w:val="left" w:pos="851"/>
        </w:tabs>
        <w:spacing w:before="4" w:line="244" w:lineRule="auto"/>
        <w:ind w:left="993" w:right="560" w:hanging="567"/>
        <w:jc w:val="both"/>
      </w:pPr>
      <w:r>
        <w:t xml:space="preserve"> </w:t>
      </w:r>
      <w:r w:rsidR="00572A54">
        <w:t xml:space="preserve"> </w:t>
      </w:r>
      <w:r w:rsidR="008A710C">
        <w:t>Maintain a Register of security breaches for audit purposes by the SSA and</w:t>
      </w:r>
      <w:r w:rsidR="008A710C">
        <w:rPr>
          <w:spacing w:val="3"/>
        </w:rPr>
        <w:t xml:space="preserve"> </w:t>
      </w:r>
      <w:r w:rsidR="008A710C">
        <w:t>SAPS,</w:t>
      </w:r>
    </w:p>
    <w:p w14:paraId="79542562" w14:textId="44EB5ECE" w:rsidR="00A62740" w:rsidRDefault="00572A54" w:rsidP="001A60D4">
      <w:pPr>
        <w:pStyle w:val="ListParagraph"/>
        <w:numPr>
          <w:ilvl w:val="3"/>
          <w:numId w:val="21"/>
        </w:numPr>
        <w:tabs>
          <w:tab w:val="left" w:pos="851"/>
        </w:tabs>
        <w:ind w:left="993" w:hanging="567"/>
        <w:jc w:val="both"/>
      </w:pPr>
      <w:r>
        <w:t xml:space="preserve"> </w:t>
      </w:r>
      <w:r w:rsidR="00C95BEA">
        <w:t xml:space="preserve"> </w:t>
      </w:r>
      <w:r w:rsidR="008A710C">
        <w:t>Manage special events and</w:t>
      </w:r>
      <w:r w:rsidR="008A710C">
        <w:rPr>
          <w:spacing w:val="12"/>
        </w:rPr>
        <w:t xml:space="preserve"> </w:t>
      </w:r>
      <w:r w:rsidR="008A710C">
        <w:t>projects,</w:t>
      </w:r>
    </w:p>
    <w:p w14:paraId="2C2B08E7" w14:textId="14A0DE74" w:rsidR="00A62740" w:rsidRDefault="00C95BEA" w:rsidP="001A60D4">
      <w:pPr>
        <w:pStyle w:val="ListParagraph"/>
        <w:numPr>
          <w:ilvl w:val="3"/>
          <w:numId w:val="21"/>
        </w:numPr>
        <w:tabs>
          <w:tab w:val="left" w:pos="851"/>
        </w:tabs>
        <w:spacing w:before="7"/>
        <w:ind w:left="993" w:hanging="567"/>
        <w:jc w:val="both"/>
      </w:pPr>
      <w:r>
        <w:t xml:space="preserve"> </w:t>
      </w:r>
      <w:r w:rsidR="00572A54">
        <w:t xml:space="preserve"> </w:t>
      </w:r>
      <w:r w:rsidR="008A710C">
        <w:t>Liaise regularly with the SSA and</w:t>
      </w:r>
      <w:r w:rsidR="008A710C">
        <w:rPr>
          <w:spacing w:val="11"/>
        </w:rPr>
        <w:t xml:space="preserve"> </w:t>
      </w:r>
      <w:r w:rsidR="008A710C">
        <w:t>SAPS,</w:t>
      </w:r>
    </w:p>
    <w:p w14:paraId="0A0159C4" w14:textId="7A82C4E7" w:rsidR="00A62740" w:rsidRDefault="00572A54" w:rsidP="001A60D4">
      <w:pPr>
        <w:pStyle w:val="ListParagraph"/>
        <w:numPr>
          <w:ilvl w:val="3"/>
          <w:numId w:val="21"/>
        </w:numPr>
        <w:tabs>
          <w:tab w:val="left" w:pos="851"/>
        </w:tabs>
        <w:spacing w:before="4" w:line="244" w:lineRule="auto"/>
        <w:ind w:left="993" w:right="560" w:hanging="567"/>
        <w:jc w:val="both"/>
      </w:pPr>
      <w:r>
        <w:t xml:space="preserve"> </w:t>
      </w:r>
      <w:r w:rsidR="00C95BEA">
        <w:t xml:space="preserve"> </w:t>
      </w:r>
      <w:r w:rsidR="008A710C">
        <w:t xml:space="preserve">Report on the status of security to the Director-General </w:t>
      </w:r>
      <w:r w:rsidR="003F293C">
        <w:t>monthly</w:t>
      </w:r>
      <w:r w:rsidR="008A710C">
        <w:t xml:space="preserve"> and report quarterly to the SSA</w:t>
      </w:r>
      <w:r w:rsidR="008A710C">
        <w:rPr>
          <w:spacing w:val="21"/>
        </w:rPr>
        <w:t xml:space="preserve"> </w:t>
      </w:r>
      <w:r w:rsidR="008A710C">
        <w:t>and SAPS,</w:t>
      </w:r>
    </w:p>
    <w:p w14:paraId="70DD717E" w14:textId="05C8DE0A" w:rsidR="00A62740" w:rsidRDefault="00C95BEA" w:rsidP="001A60D4">
      <w:pPr>
        <w:pStyle w:val="ListParagraph"/>
        <w:numPr>
          <w:ilvl w:val="3"/>
          <w:numId w:val="21"/>
        </w:numPr>
        <w:tabs>
          <w:tab w:val="left" w:pos="851"/>
        </w:tabs>
        <w:spacing w:before="2" w:line="244" w:lineRule="auto"/>
        <w:ind w:left="993" w:right="560" w:hanging="567"/>
        <w:jc w:val="both"/>
      </w:pPr>
      <w:r>
        <w:t xml:space="preserve"> </w:t>
      </w:r>
      <w:r w:rsidR="00572A54">
        <w:t xml:space="preserve"> </w:t>
      </w:r>
      <w:r w:rsidR="008A710C">
        <w:t xml:space="preserve">Communicate on new developments relating to information and physical security aspects and functions </w:t>
      </w:r>
      <w:r w:rsidR="008A710C">
        <w:rPr>
          <w:i/>
        </w:rPr>
        <w:t xml:space="preserve">via </w:t>
      </w:r>
      <w:r w:rsidR="00916F61">
        <w:t>workshops or</w:t>
      </w:r>
      <w:r w:rsidR="008A710C">
        <w:t xml:space="preserve"> training.</w:t>
      </w:r>
    </w:p>
    <w:p w14:paraId="7A57DEF0" w14:textId="77777777" w:rsidR="00AE4525" w:rsidRDefault="00AE4525" w:rsidP="00AE4525">
      <w:pPr>
        <w:pStyle w:val="ListParagraph"/>
        <w:tabs>
          <w:tab w:val="left" w:pos="851"/>
        </w:tabs>
        <w:spacing w:before="2" w:line="244" w:lineRule="auto"/>
        <w:ind w:left="720" w:right="560" w:firstLine="0"/>
        <w:jc w:val="both"/>
      </w:pPr>
    </w:p>
    <w:p w14:paraId="18109A3F" w14:textId="77777777" w:rsidR="00A62740" w:rsidRDefault="008A710C" w:rsidP="001A60D4">
      <w:pPr>
        <w:pStyle w:val="ListParagraph"/>
        <w:numPr>
          <w:ilvl w:val="1"/>
          <w:numId w:val="15"/>
        </w:numPr>
        <w:tabs>
          <w:tab w:val="left" w:pos="1029"/>
          <w:tab w:val="left" w:pos="1030"/>
        </w:tabs>
        <w:ind w:left="709" w:hanging="709"/>
        <w:rPr>
          <w:b/>
          <w:i/>
        </w:rPr>
      </w:pPr>
      <w:r>
        <w:rPr>
          <w:b/>
          <w:i/>
        </w:rPr>
        <w:t>Line management</w:t>
      </w:r>
    </w:p>
    <w:p w14:paraId="4FFA1C82" w14:textId="77777777" w:rsidR="00A62740" w:rsidRDefault="00A62740">
      <w:pPr>
        <w:pStyle w:val="BodyText"/>
        <w:spacing w:before="3"/>
        <w:rPr>
          <w:b/>
          <w:i/>
          <w:sz w:val="23"/>
        </w:rPr>
      </w:pPr>
    </w:p>
    <w:p w14:paraId="492474DA" w14:textId="09E3560F" w:rsidR="00A62740" w:rsidRDefault="008A710C" w:rsidP="001A60D4">
      <w:pPr>
        <w:pStyle w:val="ListParagraph"/>
        <w:numPr>
          <w:ilvl w:val="2"/>
          <w:numId w:val="15"/>
        </w:numPr>
        <w:tabs>
          <w:tab w:val="left" w:pos="1030"/>
        </w:tabs>
        <w:spacing w:line="244" w:lineRule="auto"/>
        <w:ind w:right="560"/>
        <w:jc w:val="both"/>
      </w:pPr>
      <w:r>
        <w:t xml:space="preserve">All SMS members </w:t>
      </w:r>
      <w:r w:rsidR="003F293C">
        <w:t>and Managers</w:t>
      </w:r>
      <w:r w:rsidR="00572A54">
        <w:t xml:space="preserve">/Supervisors </w:t>
      </w:r>
      <w:r w:rsidR="003F293C">
        <w:t xml:space="preserve"> </w:t>
      </w:r>
      <w:r>
        <w:t>of the D</w:t>
      </w:r>
      <w:r w:rsidR="0008156E">
        <w:t xml:space="preserve">LRRD </w:t>
      </w:r>
      <w:r>
        <w:t xml:space="preserve">must comply with this policy and </w:t>
      </w:r>
      <w:r w:rsidR="0008156E">
        <w:t>obey all</w:t>
      </w:r>
      <w:r>
        <w:t xml:space="preserve"> security</w:t>
      </w:r>
      <w:r>
        <w:rPr>
          <w:spacing w:val="-1"/>
        </w:rPr>
        <w:t xml:space="preserve"> </w:t>
      </w:r>
      <w:r>
        <w:t>regulations.</w:t>
      </w:r>
    </w:p>
    <w:p w14:paraId="16A3AFEE" w14:textId="77777777" w:rsidR="00A62740" w:rsidRDefault="00A62740">
      <w:pPr>
        <w:pStyle w:val="BodyText"/>
        <w:spacing w:before="9"/>
        <w:rPr>
          <w:sz w:val="22"/>
        </w:rPr>
      </w:pPr>
    </w:p>
    <w:p w14:paraId="20A1040C" w14:textId="15B15387" w:rsidR="00A62740" w:rsidRDefault="008A710C" w:rsidP="001A60D4">
      <w:pPr>
        <w:pStyle w:val="ListParagraph"/>
        <w:numPr>
          <w:ilvl w:val="2"/>
          <w:numId w:val="15"/>
        </w:numPr>
        <w:tabs>
          <w:tab w:val="left" w:pos="1030"/>
        </w:tabs>
        <w:spacing w:line="244" w:lineRule="auto"/>
        <w:ind w:right="560"/>
        <w:jc w:val="both"/>
      </w:pPr>
      <w:r>
        <w:t xml:space="preserve">All SMS members </w:t>
      </w:r>
      <w:r w:rsidR="003F293C">
        <w:t>and Managers</w:t>
      </w:r>
      <w:r w:rsidR="00572A54">
        <w:t>/Supervisors</w:t>
      </w:r>
      <w:r w:rsidR="003F293C">
        <w:t xml:space="preserve"> </w:t>
      </w:r>
      <w:r>
        <w:t xml:space="preserve">shall ensure that their subordinates </w:t>
      </w:r>
      <w:r w:rsidR="0008156E">
        <w:t>comply with these policy</w:t>
      </w:r>
      <w:r>
        <w:t xml:space="preserve"> directives of the department at all times and shall take </w:t>
      </w:r>
      <w:r w:rsidR="0008156E">
        <w:t>appropriate</w:t>
      </w:r>
      <w:r>
        <w:t xml:space="preserve"> steps immediately to rectify any non-compliance</w:t>
      </w:r>
      <w:r>
        <w:rPr>
          <w:spacing w:val="5"/>
        </w:rPr>
        <w:t xml:space="preserve"> </w:t>
      </w:r>
      <w:r>
        <w:t>issues.</w:t>
      </w:r>
    </w:p>
    <w:p w14:paraId="5C24F7E1" w14:textId="77777777" w:rsidR="00A62740" w:rsidRDefault="00A62740">
      <w:pPr>
        <w:pStyle w:val="BodyText"/>
        <w:rPr>
          <w:sz w:val="23"/>
        </w:rPr>
      </w:pPr>
    </w:p>
    <w:p w14:paraId="1146636F" w14:textId="696DA0F8" w:rsidR="00A62740" w:rsidRDefault="008A710C" w:rsidP="001A60D4">
      <w:pPr>
        <w:pStyle w:val="ListParagraph"/>
        <w:numPr>
          <w:ilvl w:val="2"/>
          <w:numId w:val="15"/>
        </w:numPr>
        <w:tabs>
          <w:tab w:val="left" w:pos="1030"/>
        </w:tabs>
        <w:spacing w:line="244" w:lineRule="auto"/>
        <w:ind w:right="560"/>
        <w:jc w:val="both"/>
      </w:pPr>
      <w:r>
        <w:t xml:space="preserve">All SMS members </w:t>
      </w:r>
      <w:r w:rsidR="003F293C">
        <w:t>and Managers</w:t>
      </w:r>
      <w:r w:rsidR="00572A54">
        <w:t>/Supervisors</w:t>
      </w:r>
      <w:r w:rsidR="003F293C">
        <w:t xml:space="preserve"> </w:t>
      </w:r>
      <w:r w:rsidR="0008156E">
        <w:t>must ensure</w:t>
      </w:r>
      <w:r>
        <w:t xml:space="preserve"> that appropriate measures are </w:t>
      </w:r>
      <w:r w:rsidR="0020186C">
        <w:t>implemented,</w:t>
      </w:r>
      <w:r w:rsidR="0008156E">
        <w:t xml:space="preserve"> and</w:t>
      </w:r>
      <w:r>
        <w:t xml:space="preserve"> steps are taken immediately to rectify </w:t>
      </w:r>
      <w:r w:rsidR="00F820EA">
        <w:t>any non</w:t>
      </w:r>
      <w:r>
        <w:t>-</w:t>
      </w:r>
      <w:r w:rsidR="00F820EA">
        <w:t xml:space="preserve">compliance </w:t>
      </w:r>
      <w:r w:rsidR="00E53614">
        <w:t>issues that</w:t>
      </w:r>
      <w:r>
        <w:t xml:space="preserve"> may come to their attention. This includes the taking of disciplinary action against employees if</w:t>
      </w:r>
      <w:r>
        <w:rPr>
          <w:spacing w:val="9"/>
        </w:rPr>
        <w:t xml:space="preserve"> </w:t>
      </w:r>
      <w:r>
        <w:t>warranted.</w:t>
      </w:r>
    </w:p>
    <w:p w14:paraId="546153FE" w14:textId="77777777" w:rsidR="00A62740" w:rsidRDefault="00A62740">
      <w:pPr>
        <w:pStyle w:val="BodyText"/>
        <w:spacing w:before="9"/>
        <w:rPr>
          <w:sz w:val="22"/>
        </w:rPr>
      </w:pPr>
    </w:p>
    <w:p w14:paraId="34E019BB" w14:textId="5D7BD064" w:rsidR="00A62740" w:rsidRDefault="003F293C" w:rsidP="001A60D4">
      <w:pPr>
        <w:pStyle w:val="ListParagraph"/>
        <w:numPr>
          <w:ilvl w:val="1"/>
          <w:numId w:val="15"/>
        </w:numPr>
        <w:tabs>
          <w:tab w:val="left" w:pos="1029"/>
          <w:tab w:val="left" w:pos="1030"/>
        </w:tabs>
        <w:ind w:left="709" w:hanging="709"/>
        <w:rPr>
          <w:b/>
          <w:i/>
        </w:rPr>
      </w:pPr>
      <w:r>
        <w:rPr>
          <w:b/>
          <w:i/>
        </w:rPr>
        <w:t xml:space="preserve">Employees, </w:t>
      </w:r>
      <w:r w:rsidR="008A710C">
        <w:rPr>
          <w:b/>
          <w:i/>
        </w:rPr>
        <w:t>Persons, visitors and service</w:t>
      </w:r>
      <w:r w:rsidR="008A710C">
        <w:rPr>
          <w:b/>
          <w:i/>
          <w:spacing w:val="9"/>
        </w:rPr>
        <w:t xml:space="preserve"> </w:t>
      </w:r>
      <w:r w:rsidR="008A710C">
        <w:rPr>
          <w:b/>
          <w:i/>
        </w:rPr>
        <w:t>providers</w:t>
      </w:r>
    </w:p>
    <w:p w14:paraId="1447E856" w14:textId="77777777" w:rsidR="00A62740" w:rsidRDefault="00A62740">
      <w:pPr>
        <w:pStyle w:val="BodyText"/>
        <w:spacing w:before="3"/>
        <w:rPr>
          <w:b/>
          <w:i/>
          <w:sz w:val="23"/>
        </w:rPr>
      </w:pPr>
    </w:p>
    <w:p w14:paraId="25A8F712" w14:textId="2DC52848" w:rsidR="00A62740" w:rsidRDefault="008A710C" w:rsidP="001A60D4">
      <w:pPr>
        <w:pStyle w:val="ListParagraph"/>
        <w:numPr>
          <w:ilvl w:val="2"/>
          <w:numId w:val="15"/>
        </w:numPr>
        <w:tabs>
          <w:tab w:val="left" w:pos="1030"/>
        </w:tabs>
        <w:spacing w:line="247" w:lineRule="auto"/>
        <w:ind w:right="559"/>
        <w:jc w:val="both"/>
      </w:pPr>
      <w:r>
        <w:t>All employees of the D</w:t>
      </w:r>
      <w:r w:rsidR="0008156E">
        <w:t>LRRD</w:t>
      </w:r>
      <w:r>
        <w:t xml:space="preserve"> must comply with this policy and ensure that their visitors are aware of what they should do while within the premises of </w:t>
      </w:r>
      <w:r w:rsidR="00F820EA">
        <w:t>the DLRRD</w:t>
      </w:r>
      <w:r>
        <w:t>.</w:t>
      </w:r>
    </w:p>
    <w:p w14:paraId="5E1B407C" w14:textId="77777777" w:rsidR="00A62740" w:rsidRDefault="00A62740">
      <w:pPr>
        <w:pStyle w:val="BodyText"/>
        <w:spacing w:before="5"/>
        <w:rPr>
          <w:sz w:val="22"/>
        </w:rPr>
      </w:pPr>
    </w:p>
    <w:p w14:paraId="5685B1CF" w14:textId="70207E13" w:rsidR="00A62740" w:rsidRDefault="008A710C" w:rsidP="001A60D4">
      <w:pPr>
        <w:pStyle w:val="ListParagraph"/>
        <w:numPr>
          <w:ilvl w:val="2"/>
          <w:numId w:val="15"/>
        </w:numPr>
        <w:tabs>
          <w:tab w:val="left" w:pos="1030"/>
        </w:tabs>
        <w:spacing w:line="244" w:lineRule="auto"/>
        <w:ind w:right="558"/>
        <w:jc w:val="both"/>
      </w:pPr>
      <w:r>
        <w:t xml:space="preserve">Every employee, consultant, </w:t>
      </w:r>
      <w:r w:rsidR="003F293C">
        <w:t>contractor,</w:t>
      </w:r>
      <w:r>
        <w:t xml:space="preserve"> and other service providers of the department must be informed by the director</w:t>
      </w:r>
      <w:r w:rsidR="003F293C">
        <w:t xml:space="preserve">/directorate </w:t>
      </w:r>
      <w:r>
        <w:t xml:space="preserve">under which they render services of what their security responsibilities are, accept these as part of </w:t>
      </w:r>
      <w:r w:rsidR="00F820EA">
        <w:t>their normal</w:t>
      </w:r>
      <w:r>
        <w:t xml:space="preserve"> job function, and not only cooperate, but contribute to </w:t>
      </w:r>
      <w:r w:rsidR="00F820EA">
        <w:t>improving and</w:t>
      </w:r>
      <w:r>
        <w:t xml:space="preserve"> maintaining security in the department at all times. The director</w:t>
      </w:r>
      <w:r w:rsidR="003F293C">
        <w:t>/directorate</w:t>
      </w:r>
      <w:r>
        <w:t xml:space="preserve"> who will be </w:t>
      </w:r>
      <w:r w:rsidR="00F820EA">
        <w:t>utilizing</w:t>
      </w:r>
      <w:r>
        <w:t xml:space="preserve"> the services of a service provider must </w:t>
      </w:r>
      <w:r w:rsidR="00F820EA">
        <w:t>organize</w:t>
      </w:r>
      <w:r>
        <w:t xml:space="preserve"> a meeting where the </w:t>
      </w:r>
      <w:r w:rsidR="00F820EA">
        <w:t xml:space="preserve">CD: SFMS </w:t>
      </w:r>
      <w:r>
        <w:t>or his/her delegate should conduct a security awareness</w:t>
      </w:r>
      <w:r>
        <w:rPr>
          <w:spacing w:val="1"/>
        </w:rPr>
        <w:t xml:space="preserve"> </w:t>
      </w:r>
      <w:r>
        <w:t>presentation.</w:t>
      </w:r>
    </w:p>
    <w:p w14:paraId="62032717" w14:textId="77777777" w:rsidR="00B2038F" w:rsidRDefault="00B2038F" w:rsidP="00B2038F">
      <w:pPr>
        <w:pStyle w:val="ListParagraph"/>
      </w:pPr>
    </w:p>
    <w:p w14:paraId="25363A6A" w14:textId="77777777" w:rsidR="00E53614" w:rsidRDefault="00E53614" w:rsidP="00E53614">
      <w:pPr>
        <w:tabs>
          <w:tab w:val="left" w:pos="709"/>
        </w:tabs>
        <w:spacing w:line="244" w:lineRule="auto"/>
        <w:ind w:right="558"/>
        <w:jc w:val="both"/>
        <w:rPr>
          <w:b/>
          <w:bCs/>
        </w:rPr>
      </w:pPr>
      <w:r w:rsidRPr="00E53614">
        <w:rPr>
          <w:b/>
          <w:bCs/>
        </w:rPr>
        <w:t>5.</w:t>
      </w:r>
      <w:r w:rsidRPr="00E53614">
        <w:rPr>
          <w:b/>
          <w:bCs/>
        </w:rPr>
        <w:tab/>
        <w:t>SECURITY GOVERNANCE</w:t>
      </w:r>
      <w:r w:rsidR="00A068C9">
        <w:rPr>
          <w:b/>
          <w:bCs/>
        </w:rPr>
        <w:t xml:space="preserve"> STRUCTURES</w:t>
      </w:r>
    </w:p>
    <w:p w14:paraId="2C6BC282" w14:textId="77777777" w:rsidR="00E53614" w:rsidRDefault="00E53614" w:rsidP="00E53614">
      <w:pPr>
        <w:tabs>
          <w:tab w:val="left" w:pos="709"/>
        </w:tabs>
        <w:spacing w:line="244" w:lineRule="auto"/>
        <w:ind w:right="558"/>
        <w:jc w:val="both"/>
        <w:rPr>
          <w:b/>
          <w:bCs/>
        </w:rPr>
      </w:pPr>
    </w:p>
    <w:p w14:paraId="3D11D270" w14:textId="77777777" w:rsidR="00E53614" w:rsidRPr="007202BE" w:rsidRDefault="00E53614" w:rsidP="001A60D4">
      <w:pPr>
        <w:pStyle w:val="ListParagraph"/>
        <w:numPr>
          <w:ilvl w:val="1"/>
          <w:numId w:val="17"/>
        </w:numPr>
        <w:tabs>
          <w:tab w:val="left" w:pos="709"/>
        </w:tabs>
        <w:spacing w:line="244" w:lineRule="auto"/>
        <w:ind w:left="709" w:right="558" w:hanging="709"/>
        <w:jc w:val="both"/>
        <w:rPr>
          <w:b/>
          <w:bCs/>
        </w:rPr>
      </w:pPr>
      <w:r w:rsidRPr="007202BE">
        <w:rPr>
          <w:b/>
          <w:bCs/>
        </w:rPr>
        <w:t>Security Committee</w:t>
      </w:r>
    </w:p>
    <w:p w14:paraId="6FC2EB06" w14:textId="77777777" w:rsidR="00A62740" w:rsidRDefault="00A62740">
      <w:pPr>
        <w:pStyle w:val="BodyText"/>
        <w:spacing w:before="6"/>
        <w:rPr>
          <w:sz w:val="23"/>
        </w:rPr>
      </w:pPr>
    </w:p>
    <w:p w14:paraId="23BF4B4E" w14:textId="77777777" w:rsidR="00E53614" w:rsidRPr="00E53614" w:rsidRDefault="007202BE" w:rsidP="007202BE">
      <w:pPr>
        <w:pStyle w:val="BodyText"/>
        <w:spacing w:before="6"/>
        <w:ind w:left="709" w:hanging="709"/>
        <w:jc w:val="both"/>
        <w:rPr>
          <w:sz w:val="22"/>
          <w:szCs w:val="22"/>
        </w:rPr>
      </w:pPr>
      <w:r>
        <w:rPr>
          <w:sz w:val="22"/>
          <w:szCs w:val="22"/>
        </w:rPr>
        <w:t>5.1.1</w:t>
      </w:r>
      <w:r>
        <w:rPr>
          <w:sz w:val="22"/>
          <w:szCs w:val="22"/>
        </w:rPr>
        <w:tab/>
      </w:r>
      <w:bookmarkStart w:id="6" w:name="_Hlk149045956"/>
      <w:r w:rsidR="00E53614" w:rsidRPr="00E53614">
        <w:rPr>
          <w:sz w:val="22"/>
          <w:szCs w:val="22"/>
        </w:rPr>
        <w:t xml:space="preserve">The CD: SFMS shall be responsible for the establishment of the </w:t>
      </w:r>
      <w:bookmarkStart w:id="7" w:name="_Hlk149044963"/>
      <w:bookmarkEnd w:id="6"/>
      <w:r w:rsidR="00E53614" w:rsidRPr="00E53614">
        <w:rPr>
          <w:sz w:val="22"/>
          <w:szCs w:val="22"/>
        </w:rPr>
        <w:t>Departmental Security Committee</w:t>
      </w:r>
      <w:bookmarkEnd w:id="7"/>
      <w:r w:rsidR="00E53614" w:rsidRPr="00E53614">
        <w:rPr>
          <w:sz w:val="22"/>
          <w:szCs w:val="22"/>
        </w:rPr>
        <w:t xml:space="preserve">. </w:t>
      </w:r>
      <w:bookmarkStart w:id="8" w:name="_Hlk149045985"/>
      <w:r w:rsidR="00E53614" w:rsidRPr="00E53614">
        <w:rPr>
          <w:sz w:val="22"/>
          <w:szCs w:val="22"/>
        </w:rPr>
        <w:t xml:space="preserve">The approval for the appointment of the members shall be obtained from the Director-General. </w:t>
      </w:r>
      <w:bookmarkEnd w:id="8"/>
      <w:r w:rsidR="00E53614" w:rsidRPr="00E53614">
        <w:rPr>
          <w:sz w:val="22"/>
          <w:szCs w:val="22"/>
        </w:rPr>
        <w:t>The main responsibility of the Departmental Security Committee is to ensure compliance with security norms and standards in the department, assist in monitoring and reviewing of the security policies, procedures including the implementation of the security operational plan.</w:t>
      </w:r>
    </w:p>
    <w:p w14:paraId="7CB8A834" w14:textId="77777777" w:rsidR="00E53614" w:rsidRPr="00E53614" w:rsidRDefault="00E53614" w:rsidP="00E53614">
      <w:pPr>
        <w:pStyle w:val="BodyText"/>
        <w:spacing w:before="6"/>
        <w:ind w:left="360"/>
        <w:jc w:val="both"/>
        <w:rPr>
          <w:sz w:val="22"/>
          <w:szCs w:val="22"/>
        </w:rPr>
      </w:pPr>
    </w:p>
    <w:p w14:paraId="5319CDEC" w14:textId="77777777" w:rsidR="00E50E13" w:rsidRPr="00E50E13" w:rsidRDefault="00E50E13" w:rsidP="001A60D4">
      <w:pPr>
        <w:pStyle w:val="ListParagraph"/>
        <w:numPr>
          <w:ilvl w:val="2"/>
          <w:numId w:val="20"/>
        </w:numPr>
        <w:spacing w:line="248" w:lineRule="auto"/>
        <w:ind w:right="84"/>
        <w:jc w:val="both"/>
        <w:rPr>
          <w:color w:val="000000"/>
          <w:w w:val="102"/>
        </w:rPr>
      </w:pPr>
      <w:r w:rsidRPr="00E50E13">
        <w:rPr>
          <w:color w:val="000000"/>
          <w:spacing w:val="1"/>
          <w:w w:val="102"/>
        </w:rPr>
        <w:t>P</w:t>
      </w:r>
      <w:r w:rsidRPr="00E50E13">
        <w:rPr>
          <w:color w:val="000000"/>
          <w:spacing w:val="-2"/>
          <w:w w:val="102"/>
        </w:rPr>
        <w:t>a</w:t>
      </w:r>
      <w:r w:rsidRPr="00E50E13">
        <w:rPr>
          <w:color w:val="000000"/>
          <w:w w:val="102"/>
        </w:rPr>
        <w:t>rtici</w:t>
      </w:r>
      <w:r w:rsidRPr="00E50E13">
        <w:rPr>
          <w:color w:val="000000"/>
          <w:spacing w:val="2"/>
          <w:w w:val="102"/>
        </w:rPr>
        <w:t>p</w:t>
      </w:r>
      <w:r w:rsidRPr="00E50E13">
        <w:rPr>
          <w:color w:val="000000"/>
          <w:spacing w:val="-1"/>
          <w:w w:val="102"/>
        </w:rPr>
        <w:t>a</w:t>
      </w:r>
      <w:r w:rsidRPr="00E50E13">
        <w:rPr>
          <w:color w:val="000000"/>
          <w:spacing w:val="1"/>
          <w:w w:val="102"/>
        </w:rPr>
        <w:t>t</w:t>
      </w:r>
      <w:r w:rsidRPr="00E50E13">
        <w:rPr>
          <w:color w:val="000000"/>
          <w:w w:val="102"/>
        </w:rPr>
        <w:t>ion</w:t>
      </w:r>
      <w:r w:rsidRPr="00E50E13">
        <w:rPr>
          <w:color w:val="000000"/>
          <w:spacing w:val="68"/>
        </w:rPr>
        <w:t xml:space="preserve"> </w:t>
      </w:r>
      <w:r w:rsidRPr="00E50E13">
        <w:rPr>
          <w:color w:val="000000"/>
          <w:spacing w:val="3"/>
          <w:w w:val="102"/>
        </w:rPr>
        <w:t>i</w:t>
      </w:r>
      <w:r w:rsidRPr="00E50E13">
        <w:rPr>
          <w:color w:val="000000"/>
          <w:w w:val="102"/>
        </w:rPr>
        <w:t>n</w:t>
      </w:r>
      <w:r w:rsidRPr="00E50E13">
        <w:rPr>
          <w:color w:val="000000"/>
          <w:spacing w:val="69"/>
        </w:rPr>
        <w:t xml:space="preserve"> </w:t>
      </w:r>
      <w:r w:rsidRPr="00E50E13">
        <w:rPr>
          <w:color w:val="000000"/>
          <w:w w:val="102"/>
        </w:rPr>
        <w:t>t</w:t>
      </w:r>
      <w:r w:rsidRPr="00E50E13">
        <w:rPr>
          <w:color w:val="000000"/>
          <w:spacing w:val="1"/>
          <w:w w:val="102"/>
        </w:rPr>
        <w:t>h</w:t>
      </w:r>
      <w:r w:rsidRPr="00E50E13">
        <w:rPr>
          <w:color w:val="000000"/>
          <w:w w:val="102"/>
        </w:rPr>
        <w:t>e</w:t>
      </w:r>
      <w:r w:rsidRPr="00E50E13">
        <w:rPr>
          <w:color w:val="000000"/>
          <w:spacing w:val="68"/>
        </w:rPr>
        <w:t xml:space="preserve"> </w:t>
      </w:r>
      <w:r w:rsidRPr="00E50E13">
        <w:rPr>
          <w:color w:val="000000"/>
          <w:spacing w:val="2"/>
          <w:w w:val="102"/>
        </w:rPr>
        <w:t>a</w:t>
      </w:r>
      <w:r w:rsidRPr="00E50E13">
        <w:rPr>
          <w:color w:val="000000"/>
          <w:w w:val="102"/>
        </w:rPr>
        <w:t>ctiv</w:t>
      </w:r>
      <w:r w:rsidRPr="00E50E13">
        <w:rPr>
          <w:color w:val="000000"/>
          <w:spacing w:val="1"/>
          <w:w w:val="102"/>
        </w:rPr>
        <w:t>i</w:t>
      </w:r>
      <w:r w:rsidRPr="00E50E13">
        <w:rPr>
          <w:color w:val="000000"/>
          <w:w w:val="102"/>
        </w:rPr>
        <w:t>ti</w:t>
      </w:r>
      <w:r w:rsidRPr="00E50E13">
        <w:rPr>
          <w:color w:val="000000"/>
          <w:spacing w:val="-1"/>
          <w:w w:val="102"/>
        </w:rPr>
        <w:t>e</w:t>
      </w:r>
      <w:r w:rsidRPr="00E50E13">
        <w:rPr>
          <w:color w:val="000000"/>
          <w:w w:val="102"/>
        </w:rPr>
        <w:t>s</w:t>
      </w:r>
      <w:r w:rsidRPr="00E50E13">
        <w:rPr>
          <w:color w:val="000000"/>
          <w:spacing w:val="71"/>
        </w:rPr>
        <w:t xml:space="preserve"> </w:t>
      </w:r>
      <w:r w:rsidRPr="00E50E13">
        <w:rPr>
          <w:color w:val="000000"/>
          <w:spacing w:val="-1"/>
          <w:w w:val="102"/>
        </w:rPr>
        <w:t>o</w:t>
      </w:r>
      <w:r w:rsidRPr="00E50E13">
        <w:rPr>
          <w:color w:val="000000"/>
          <w:w w:val="102"/>
        </w:rPr>
        <w:t>f</w:t>
      </w:r>
      <w:r w:rsidRPr="00E50E13">
        <w:rPr>
          <w:color w:val="000000"/>
          <w:spacing w:val="72"/>
        </w:rPr>
        <w:t xml:space="preserve"> </w:t>
      </w:r>
      <w:r w:rsidRPr="00E50E13">
        <w:rPr>
          <w:color w:val="000000"/>
          <w:spacing w:val="2"/>
          <w:w w:val="102"/>
        </w:rPr>
        <w:t>t</w:t>
      </w:r>
      <w:r w:rsidRPr="00E50E13">
        <w:rPr>
          <w:color w:val="000000"/>
          <w:spacing w:val="-2"/>
          <w:w w:val="102"/>
        </w:rPr>
        <w:t>h</w:t>
      </w:r>
      <w:r w:rsidRPr="00E50E13">
        <w:rPr>
          <w:color w:val="000000"/>
          <w:w w:val="102"/>
        </w:rPr>
        <w:t>e</w:t>
      </w:r>
      <w:r w:rsidRPr="00E50E13">
        <w:rPr>
          <w:color w:val="000000"/>
          <w:spacing w:val="68"/>
        </w:rPr>
        <w:t xml:space="preserve"> </w:t>
      </w:r>
      <w:r w:rsidRPr="00E50E13">
        <w:rPr>
          <w:color w:val="000000"/>
          <w:spacing w:val="1"/>
          <w:w w:val="102"/>
        </w:rPr>
        <w:t>S</w:t>
      </w:r>
      <w:r w:rsidRPr="00E50E13">
        <w:rPr>
          <w:color w:val="000000"/>
          <w:w w:val="102"/>
        </w:rPr>
        <w:t>e</w:t>
      </w:r>
      <w:r w:rsidRPr="00E50E13">
        <w:rPr>
          <w:color w:val="000000"/>
          <w:spacing w:val="2"/>
          <w:w w:val="102"/>
        </w:rPr>
        <w:t>c</w:t>
      </w:r>
      <w:r w:rsidRPr="00E50E13">
        <w:rPr>
          <w:color w:val="000000"/>
          <w:w w:val="102"/>
        </w:rPr>
        <w:t>uri</w:t>
      </w:r>
      <w:r w:rsidRPr="00E50E13">
        <w:rPr>
          <w:color w:val="000000"/>
          <w:spacing w:val="5"/>
          <w:w w:val="102"/>
        </w:rPr>
        <w:t>t</w:t>
      </w:r>
      <w:r w:rsidRPr="00E50E13">
        <w:rPr>
          <w:color w:val="000000"/>
          <w:w w:val="102"/>
        </w:rPr>
        <w:t>y</w:t>
      </w:r>
      <w:r w:rsidRPr="00E50E13">
        <w:rPr>
          <w:color w:val="000000"/>
          <w:spacing w:val="64"/>
        </w:rPr>
        <w:t xml:space="preserve"> </w:t>
      </w:r>
      <w:r w:rsidRPr="00E50E13">
        <w:rPr>
          <w:color w:val="000000"/>
          <w:spacing w:val="1"/>
          <w:w w:val="102"/>
        </w:rPr>
        <w:t>C</w:t>
      </w:r>
      <w:r w:rsidRPr="00E50E13">
        <w:rPr>
          <w:color w:val="000000"/>
          <w:w w:val="102"/>
        </w:rPr>
        <w:t>o</w:t>
      </w:r>
      <w:r w:rsidRPr="00E50E13">
        <w:rPr>
          <w:color w:val="000000"/>
          <w:spacing w:val="2"/>
          <w:w w:val="102"/>
        </w:rPr>
        <w:t>mm</w:t>
      </w:r>
      <w:r w:rsidRPr="00E50E13">
        <w:rPr>
          <w:color w:val="000000"/>
          <w:w w:val="102"/>
        </w:rPr>
        <w:t>i</w:t>
      </w:r>
      <w:r w:rsidRPr="00E50E13">
        <w:rPr>
          <w:color w:val="000000"/>
          <w:spacing w:val="1"/>
          <w:w w:val="102"/>
        </w:rPr>
        <w:t>t</w:t>
      </w:r>
      <w:r w:rsidRPr="00E50E13">
        <w:rPr>
          <w:color w:val="000000"/>
          <w:w w:val="102"/>
        </w:rPr>
        <w:t>tee</w:t>
      </w:r>
      <w:r w:rsidRPr="00E50E13">
        <w:rPr>
          <w:color w:val="000000"/>
          <w:spacing w:val="68"/>
        </w:rPr>
        <w:t xml:space="preserve"> </w:t>
      </w:r>
      <w:r w:rsidRPr="00E50E13">
        <w:rPr>
          <w:color w:val="000000"/>
          <w:w w:val="102"/>
        </w:rPr>
        <w:t>by</w:t>
      </w:r>
      <w:r w:rsidRPr="00E50E13">
        <w:rPr>
          <w:color w:val="000000"/>
          <w:spacing w:val="69"/>
        </w:rPr>
        <w:t xml:space="preserve"> </w:t>
      </w:r>
      <w:r w:rsidRPr="00E50E13">
        <w:rPr>
          <w:color w:val="000000"/>
          <w:spacing w:val="3"/>
          <w:w w:val="102"/>
        </w:rPr>
        <w:t>t</w:t>
      </w:r>
      <w:r w:rsidRPr="00E50E13">
        <w:rPr>
          <w:color w:val="000000"/>
          <w:w w:val="102"/>
        </w:rPr>
        <w:t>he</w:t>
      </w:r>
      <w:r w:rsidRPr="00E50E13">
        <w:rPr>
          <w:color w:val="000000"/>
          <w:spacing w:val="70"/>
        </w:rPr>
        <w:t xml:space="preserve"> </w:t>
      </w:r>
      <w:r w:rsidRPr="00E50E13">
        <w:rPr>
          <w:color w:val="000000"/>
          <w:w w:val="102"/>
        </w:rPr>
        <w:t>a</w:t>
      </w:r>
      <w:r w:rsidRPr="00E50E13">
        <w:rPr>
          <w:color w:val="000000"/>
          <w:spacing w:val="2"/>
          <w:w w:val="102"/>
        </w:rPr>
        <w:t>p</w:t>
      </w:r>
      <w:r w:rsidRPr="00E50E13">
        <w:rPr>
          <w:color w:val="000000"/>
          <w:spacing w:val="-1"/>
          <w:w w:val="102"/>
        </w:rPr>
        <w:t>p</w:t>
      </w:r>
      <w:r w:rsidRPr="00E50E13">
        <w:rPr>
          <w:color w:val="000000"/>
          <w:w w:val="102"/>
        </w:rPr>
        <w:t>o</w:t>
      </w:r>
      <w:r w:rsidRPr="00E50E13">
        <w:rPr>
          <w:color w:val="000000"/>
          <w:spacing w:val="2"/>
          <w:w w:val="102"/>
        </w:rPr>
        <w:t>i</w:t>
      </w:r>
      <w:r w:rsidRPr="00E50E13">
        <w:rPr>
          <w:color w:val="000000"/>
          <w:spacing w:val="-1"/>
          <w:w w:val="102"/>
        </w:rPr>
        <w:t>n</w:t>
      </w:r>
      <w:r w:rsidRPr="00E50E13">
        <w:rPr>
          <w:color w:val="000000"/>
          <w:spacing w:val="3"/>
          <w:w w:val="102"/>
        </w:rPr>
        <w:t>t</w:t>
      </w:r>
      <w:r w:rsidRPr="00E50E13">
        <w:rPr>
          <w:color w:val="000000"/>
          <w:w w:val="102"/>
        </w:rPr>
        <w:t>ed</w:t>
      </w:r>
      <w:r w:rsidRPr="00E50E13">
        <w:rPr>
          <w:color w:val="000000"/>
        </w:rPr>
        <w:t xml:space="preserve"> </w:t>
      </w:r>
      <w:r w:rsidRPr="00E50E13">
        <w:rPr>
          <w:color w:val="000000"/>
          <w:w w:val="102"/>
        </w:rPr>
        <w:t>repre</w:t>
      </w:r>
      <w:r w:rsidRPr="00E50E13">
        <w:rPr>
          <w:color w:val="000000"/>
          <w:spacing w:val="2"/>
          <w:w w:val="102"/>
        </w:rPr>
        <w:t>s</w:t>
      </w:r>
      <w:r w:rsidRPr="00E50E13">
        <w:rPr>
          <w:color w:val="000000"/>
          <w:w w:val="102"/>
        </w:rPr>
        <w:t>entati</w:t>
      </w:r>
      <w:r w:rsidRPr="00E50E13">
        <w:rPr>
          <w:color w:val="000000"/>
          <w:spacing w:val="3"/>
          <w:w w:val="102"/>
        </w:rPr>
        <w:t>v</w:t>
      </w:r>
      <w:r w:rsidRPr="00E50E13">
        <w:rPr>
          <w:color w:val="000000"/>
          <w:w w:val="102"/>
        </w:rPr>
        <w:t>es</w:t>
      </w:r>
      <w:r w:rsidRPr="00E50E13">
        <w:rPr>
          <w:color w:val="000000"/>
          <w:spacing w:val="48"/>
        </w:rPr>
        <w:t xml:space="preserve"> </w:t>
      </w:r>
      <w:r w:rsidRPr="00E50E13">
        <w:rPr>
          <w:color w:val="000000"/>
          <w:spacing w:val="-2"/>
          <w:w w:val="102"/>
        </w:rPr>
        <w:t>o</w:t>
      </w:r>
      <w:r w:rsidRPr="00E50E13">
        <w:rPr>
          <w:color w:val="000000"/>
          <w:w w:val="102"/>
        </w:rPr>
        <w:t>f</w:t>
      </w:r>
      <w:r w:rsidRPr="00E50E13">
        <w:rPr>
          <w:color w:val="000000"/>
          <w:spacing w:val="48"/>
        </w:rPr>
        <w:t xml:space="preserve"> </w:t>
      </w:r>
      <w:r w:rsidRPr="00E50E13">
        <w:rPr>
          <w:color w:val="000000"/>
          <w:w w:val="102"/>
        </w:rPr>
        <w:t>bu</w:t>
      </w:r>
      <w:r w:rsidRPr="00E50E13">
        <w:rPr>
          <w:color w:val="000000"/>
          <w:spacing w:val="1"/>
          <w:w w:val="102"/>
        </w:rPr>
        <w:t>s</w:t>
      </w:r>
      <w:r w:rsidRPr="00E50E13">
        <w:rPr>
          <w:color w:val="000000"/>
          <w:w w:val="102"/>
        </w:rPr>
        <w:t>in</w:t>
      </w:r>
      <w:r w:rsidRPr="00E50E13">
        <w:rPr>
          <w:color w:val="000000"/>
          <w:spacing w:val="-1"/>
          <w:w w:val="102"/>
        </w:rPr>
        <w:t>e</w:t>
      </w:r>
      <w:r w:rsidRPr="00E50E13">
        <w:rPr>
          <w:color w:val="000000"/>
          <w:w w:val="102"/>
        </w:rPr>
        <w:t>ss</w:t>
      </w:r>
      <w:r w:rsidRPr="00E50E13">
        <w:rPr>
          <w:color w:val="000000"/>
          <w:spacing w:val="47"/>
        </w:rPr>
        <w:t xml:space="preserve"> </w:t>
      </w:r>
      <w:r w:rsidRPr="00E50E13">
        <w:rPr>
          <w:color w:val="000000"/>
          <w:spacing w:val="3"/>
          <w:w w:val="102"/>
        </w:rPr>
        <w:t>u</w:t>
      </w:r>
      <w:r w:rsidRPr="00E50E13">
        <w:rPr>
          <w:color w:val="000000"/>
          <w:w w:val="102"/>
        </w:rPr>
        <w:t>nit</w:t>
      </w:r>
      <w:r w:rsidRPr="00E50E13">
        <w:rPr>
          <w:color w:val="000000"/>
          <w:spacing w:val="1"/>
          <w:w w:val="102"/>
        </w:rPr>
        <w:t>s</w:t>
      </w:r>
      <w:r w:rsidRPr="00E50E13">
        <w:rPr>
          <w:color w:val="000000"/>
          <w:spacing w:val="47"/>
        </w:rPr>
        <w:t xml:space="preserve"> </w:t>
      </w:r>
      <w:r w:rsidRPr="00E50E13">
        <w:rPr>
          <w:color w:val="000000"/>
          <w:w w:val="102"/>
        </w:rPr>
        <w:t>of</w:t>
      </w:r>
      <w:r w:rsidRPr="00E50E13">
        <w:rPr>
          <w:color w:val="000000"/>
          <w:spacing w:val="47"/>
        </w:rPr>
        <w:t xml:space="preserve"> </w:t>
      </w:r>
      <w:r w:rsidRPr="00E50E13">
        <w:rPr>
          <w:color w:val="000000"/>
          <w:w w:val="102"/>
        </w:rPr>
        <w:t>the</w:t>
      </w:r>
      <w:r w:rsidRPr="00E50E13">
        <w:rPr>
          <w:color w:val="000000"/>
          <w:spacing w:val="46"/>
        </w:rPr>
        <w:t xml:space="preserve"> </w:t>
      </w:r>
      <w:r w:rsidRPr="00E50E13">
        <w:rPr>
          <w:color w:val="000000"/>
          <w:w w:val="102"/>
        </w:rPr>
        <w:t>de</w:t>
      </w:r>
      <w:r w:rsidRPr="00E50E13">
        <w:rPr>
          <w:color w:val="000000"/>
          <w:spacing w:val="2"/>
          <w:w w:val="102"/>
        </w:rPr>
        <w:t>p</w:t>
      </w:r>
      <w:r w:rsidRPr="00E50E13">
        <w:rPr>
          <w:color w:val="000000"/>
          <w:w w:val="102"/>
        </w:rPr>
        <w:t>art</w:t>
      </w:r>
      <w:r w:rsidRPr="00E50E13">
        <w:rPr>
          <w:color w:val="000000"/>
          <w:spacing w:val="1"/>
          <w:w w:val="102"/>
        </w:rPr>
        <w:t>m</w:t>
      </w:r>
      <w:r w:rsidRPr="00E50E13">
        <w:rPr>
          <w:color w:val="000000"/>
          <w:w w:val="102"/>
        </w:rPr>
        <w:t>ent</w:t>
      </w:r>
      <w:r w:rsidRPr="00E50E13">
        <w:rPr>
          <w:color w:val="000000"/>
          <w:spacing w:val="46"/>
        </w:rPr>
        <w:t xml:space="preserve"> </w:t>
      </w:r>
      <w:r w:rsidRPr="00E50E13">
        <w:rPr>
          <w:color w:val="000000"/>
          <w:spacing w:val="3"/>
          <w:w w:val="102"/>
        </w:rPr>
        <w:t>s</w:t>
      </w:r>
      <w:r w:rsidRPr="00E50E13">
        <w:rPr>
          <w:color w:val="000000"/>
          <w:w w:val="102"/>
        </w:rPr>
        <w:t>ha</w:t>
      </w:r>
      <w:r w:rsidRPr="00E50E13">
        <w:rPr>
          <w:color w:val="000000"/>
          <w:spacing w:val="1"/>
          <w:w w:val="102"/>
        </w:rPr>
        <w:t>l</w:t>
      </w:r>
      <w:r w:rsidRPr="00E50E13">
        <w:rPr>
          <w:color w:val="000000"/>
          <w:w w:val="102"/>
        </w:rPr>
        <w:t>l</w:t>
      </w:r>
      <w:r w:rsidRPr="00E50E13">
        <w:rPr>
          <w:color w:val="000000"/>
          <w:spacing w:val="45"/>
        </w:rPr>
        <w:t xml:space="preserve"> </w:t>
      </w:r>
      <w:r w:rsidRPr="00E50E13">
        <w:rPr>
          <w:color w:val="000000"/>
          <w:w w:val="102"/>
        </w:rPr>
        <w:t>be</w:t>
      </w:r>
      <w:r w:rsidRPr="00E50E13">
        <w:rPr>
          <w:color w:val="000000"/>
          <w:spacing w:val="46"/>
        </w:rPr>
        <w:t xml:space="preserve"> </w:t>
      </w:r>
      <w:r w:rsidRPr="00E50E13">
        <w:rPr>
          <w:color w:val="000000"/>
          <w:w w:val="102"/>
        </w:rPr>
        <w:t>co</w:t>
      </w:r>
      <w:r w:rsidRPr="00E50E13">
        <w:rPr>
          <w:color w:val="000000"/>
          <w:spacing w:val="4"/>
          <w:w w:val="102"/>
        </w:rPr>
        <w:t>m</w:t>
      </w:r>
      <w:r w:rsidRPr="00E50E13">
        <w:rPr>
          <w:color w:val="000000"/>
          <w:spacing w:val="-1"/>
          <w:w w:val="102"/>
        </w:rPr>
        <w:t>p</w:t>
      </w:r>
      <w:r w:rsidRPr="00E50E13">
        <w:rPr>
          <w:color w:val="000000"/>
          <w:w w:val="102"/>
        </w:rPr>
        <w:t>ul</w:t>
      </w:r>
      <w:r w:rsidRPr="00E50E13">
        <w:rPr>
          <w:color w:val="000000"/>
          <w:spacing w:val="3"/>
          <w:w w:val="102"/>
        </w:rPr>
        <w:t>s</w:t>
      </w:r>
      <w:r w:rsidRPr="00E50E13">
        <w:rPr>
          <w:color w:val="000000"/>
          <w:spacing w:val="-1"/>
          <w:w w:val="102"/>
        </w:rPr>
        <w:t>o</w:t>
      </w:r>
      <w:r w:rsidRPr="00E50E13">
        <w:rPr>
          <w:color w:val="000000"/>
          <w:spacing w:val="1"/>
          <w:w w:val="102"/>
        </w:rPr>
        <w:t>r</w:t>
      </w:r>
      <w:r w:rsidRPr="00E50E13">
        <w:rPr>
          <w:color w:val="000000"/>
          <w:w w:val="102"/>
        </w:rPr>
        <w:t>y</w:t>
      </w:r>
      <w:r w:rsidRPr="00E50E13">
        <w:rPr>
          <w:color w:val="000000"/>
          <w:spacing w:val="45"/>
        </w:rPr>
        <w:t xml:space="preserve"> </w:t>
      </w:r>
      <w:r w:rsidRPr="00E50E13">
        <w:rPr>
          <w:color w:val="000000"/>
          <w:spacing w:val="1"/>
          <w:w w:val="102"/>
        </w:rPr>
        <w:t>i</w:t>
      </w:r>
      <w:r w:rsidRPr="00E50E13">
        <w:rPr>
          <w:color w:val="000000"/>
          <w:w w:val="102"/>
        </w:rPr>
        <w:t xml:space="preserve">n  </w:t>
      </w:r>
      <w:r w:rsidRPr="00E50E13">
        <w:rPr>
          <w:color w:val="000000"/>
          <w:spacing w:val="-1"/>
          <w:w w:val="102"/>
        </w:rPr>
        <w:t>o</w:t>
      </w:r>
      <w:r w:rsidRPr="00E50E13">
        <w:rPr>
          <w:color w:val="000000"/>
          <w:w w:val="102"/>
        </w:rPr>
        <w:t>rder</w:t>
      </w:r>
      <w:r w:rsidRPr="00E50E13">
        <w:rPr>
          <w:color w:val="000000"/>
          <w:spacing w:val="17"/>
        </w:rPr>
        <w:t xml:space="preserve"> </w:t>
      </w:r>
      <w:r w:rsidRPr="00E50E13">
        <w:rPr>
          <w:color w:val="000000"/>
          <w:w w:val="102"/>
        </w:rPr>
        <w:t>to</w:t>
      </w:r>
      <w:r w:rsidRPr="00E50E13">
        <w:rPr>
          <w:color w:val="000000"/>
          <w:spacing w:val="18"/>
        </w:rPr>
        <w:t xml:space="preserve"> </w:t>
      </w:r>
      <w:r w:rsidRPr="00E50E13">
        <w:rPr>
          <w:color w:val="000000"/>
          <w:w w:val="102"/>
        </w:rPr>
        <w:t>ass</w:t>
      </w:r>
      <w:r w:rsidRPr="00E50E13">
        <w:rPr>
          <w:color w:val="000000"/>
          <w:spacing w:val="1"/>
          <w:w w:val="102"/>
        </w:rPr>
        <w:t>i</w:t>
      </w:r>
      <w:r w:rsidRPr="00E50E13">
        <w:rPr>
          <w:color w:val="000000"/>
          <w:w w:val="102"/>
        </w:rPr>
        <w:t>st</w:t>
      </w:r>
      <w:r w:rsidRPr="00E50E13">
        <w:rPr>
          <w:color w:val="000000"/>
          <w:spacing w:val="17"/>
        </w:rPr>
        <w:t xml:space="preserve"> </w:t>
      </w:r>
      <w:r w:rsidRPr="00E50E13">
        <w:rPr>
          <w:color w:val="000000"/>
          <w:w w:val="102"/>
        </w:rPr>
        <w:t>the</w:t>
      </w:r>
      <w:r w:rsidRPr="00E50E13">
        <w:rPr>
          <w:color w:val="000000"/>
          <w:spacing w:val="17"/>
        </w:rPr>
        <w:t xml:space="preserve"> </w:t>
      </w:r>
      <w:r w:rsidRPr="00E50E13">
        <w:rPr>
          <w:color w:val="000000"/>
          <w:spacing w:val="1"/>
          <w:w w:val="102"/>
        </w:rPr>
        <w:t xml:space="preserve">CD: SFMS </w:t>
      </w:r>
      <w:r w:rsidRPr="00E50E13">
        <w:rPr>
          <w:color w:val="000000"/>
          <w:spacing w:val="-1"/>
          <w:w w:val="102"/>
        </w:rPr>
        <w:t>i</w:t>
      </w:r>
      <w:r w:rsidRPr="00E50E13">
        <w:rPr>
          <w:color w:val="000000"/>
          <w:w w:val="102"/>
        </w:rPr>
        <w:t>n</w:t>
      </w:r>
      <w:r w:rsidRPr="00E50E13">
        <w:rPr>
          <w:color w:val="000000"/>
          <w:spacing w:val="17"/>
        </w:rPr>
        <w:t xml:space="preserve"> </w:t>
      </w:r>
      <w:r w:rsidRPr="00E50E13">
        <w:rPr>
          <w:color w:val="000000"/>
          <w:w w:val="102"/>
        </w:rPr>
        <w:t>the</w:t>
      </w:r>
      <w:r w:rsidRPr="00E50E13">
        <w:rPr>
          <w:color w:val="000000"/>
          <w:spacing w:val="16"/>
        </w:rPr>
        <w:t xml:space="preserve"> </w:t>
      </w:r>
      <w:r w:rsidRPr="00E50E13">
        <w:rPr>
          <w:color w:val="000000"/>
          <w:w w:val="102"/>
        </w:rPr>
        <w:t>exe</w:t>
      </w:r>
      <w:r w:rsidRPr="00E50E13">
        <w:rPr>
          <w:color w:val="000000"/>
          <w:spacing w:val="3"/>
          <w:w w:val="102"/>
        </w:rPr>
        <w:t>c</w:t>
      </w:r>
      <w:r w:rsidRPr="00E50E13">
        <w:rPr>
          <w:color w:val="000000"/>
          <w:spacing w:val="-1"/>
          <w:w w:val="102"/>
        </w:rPr>
        <w:t>u</w:t>
      </w:r>
      <w:r w:rsidRPr="00E50E13">
        <w:rPr>
          <w:color w:val="000000"/>
          <w:spacing w:val="1"/>
          <w:w w:val="102"/>
        </w:rPr>
        <w:t>ti</w:t>
      </w:r>
      <w:r w:rsidRPr="00E50E13">
        <w:rPr>
          <w:color w:val="000000"/>
          <w:w w:val="102"/>
        </w:rPr>
        <w:t>on</w:t>
      </w:r>
      <w:r w:rsidRPr="00E50E13">
        <w:rPr>
          <w:color w:val="000000"/>
          <w:spacing w:val="18"/>
        </w:rPr>
        <w:t xml:space="preserve"> </w:t>
      </w:r>
      <w:r w:rsidRPr="00E50E13">
        <w:rPr>
          <w:color w:val="000000"/>
          <w:spacing w:val="-2"/>
          <w:w w:val="102"/>
        </w:rPr>
        <w:t>o</w:t>
      </w:r>
      <w:r w:rsidRPr="00E50E13">
        <w:rPr>
          <w:color w:val="000000"/>
          <w:w w:val="102"/>
        </w:rPr>
        <w:t>f</w:t>
      </w:r>
      <w:r w:rsidRPr="00E50E13">
        <w:rPr>
          <w:color w:val="000000"/>
          <w:spacing w:val="22"/>
        </w:rPr>
        <w:t xml:space="preserve"> </w:t>
      </w:r>
      <w:r w:rsidRPr="00E50E13">
        <w:rPr>
          <w:color w:val="000000"/>
          <w:spacing w:val="-1"/>
          <w:w w:val="102"/>
        </w:rPr>
        <w:t>a</w:t>
      </w:r>
      <w:r w:rsidRPr="00E50E13">
        <w:rPr>
          <w:color w:val="000000"/>
          <w:w w:val="102"/>
        </w:rPr>
        <w:t>ll</w:t>
      </w:r>
      <w:r w:rsidRPr="00E50E13">
        <w:rPr>
          <w:color w:val="000000"/>
          <w:spacing w:val="18"/>
        </w:rPr>
        <w:t xml:space="preserve"> </w:t>
      </w:r>
      <w:r w:rsidRPr="00E50E13">
        <w:rPr>
          <w:color w:val="000000"/>
          <w:spacing w:val="1"/>
          <w:w w:val="102"/>
        </w:rPr>
        <w:t>s</w:t>
      </w:r>
      <w:r w:rsidRPr="00E50E13">
        <w:rPr>
          <w:color w:val="000000"/>
          <w:spacing w:val="-1"/>
          <w:w w:val="102"/>
        </w:rPr>
        <w:t>e</w:t>
      </w:r>
      <w:r w:rsidRPr="00E50E13">
        <w:rPr>
          <w:color w:val="000000"/>
          <w:w w:val="102"/>
        </w:rPr>
        <w:t>c</w:t>
      </w:r>
      <w:r w:rsidRPr="00E50E13">
        <w:rPr>
          <w:color w:val="000000"/>
          <w:spacing w:val="1"/>
          <w:w w:val="102"/>
        </w:rPr>
        <w:t>u</w:t>
      </w:r>
      <w:r w:rsidRPr="00E50E13">
        <w:rPr>
          <w:color w:val="000000"/>
          <w:w w:val="102"/>
        </w:rPr>
        <w:t>ri</w:t>
      </w:r>
      <w:r w:rsidRPr="00E50E13">
        <w:rPr>
          <w:color w:val="000000"/>
          <w:spacing w:val="2"/>
          <w:w w:val="102"/>
        </w:rPr>
        <w:t>t</w:t>
      </w:r>
      <w:r w:rsidRPr="00E50E13">
        <w:rPr>
          <w:color w:val="000000"/>
          <w:w w:val="102"/>
        </w:rPr>
        <w:t>y-r</w:t>
      </w:r>
      <w:r w:rsidRPr="00E50E13">
        <w:rPr>
          <w:color w:val="000000"/>
          <w:spacing w:val="-2"/>
          <w:w w:val="102"/>
        </w:rPr>
        <w:t>e</w:t>
      </w:r>
      <w:r w:rsidRPr="00E50E13">
        <w:rPr>
          <w:color w:val="000000"/>
          <w:spacing w:val="2"/>
          <w:w w:val="102"/>
        </w:rPr>
        <w:t>l</w:t>
      </w:r>
      <w:r w:rsidRPr="00E50E13">
        <w:rPr>
          <w:color w:val="000000"/>
          <w:w w:val="102"/>
        </w:rPr>
        <w:t>at</w:t>
      </w:r>
      <w:r w:rsidRPr="00E50E13">
        <w:rPr>
          <w:color w:val="000000"/>
          <w:spacing w:val="1"/>
          <w:w w:val="102"/>
        </w:rPr>
        <w:t>e</w:t>
      </w:r>
      <w:r w:rsidRPr="00E50E13">
        <w:rPr>
          <w:color w:val="000000"/>
          <w:w w:val="102"/>
        </w:rPr>
        <w:t>d</w:t>
      </w:r>
      <w:r w:rsidRPr="00E50E13">
        <w:rPr>
          <w:color w:val="000000"/>
          <w:spacing w:val="28"/>
        </w:rPr>
        <w:t xml:space="preserve"> </w:t>
      </w:r>
      <w:r w:rsidRPr="00E50E13">
        <w:rPr>
          <w:color w:val="000000"/>
          <w:w w:val="102"/>
        </w:rPr>
        <w:t>re</w:t>
      </w:r>
      <w:r w:rsidRPr="00E50E13">
        <w:rPr>
          <w:color w:val="000000"/>
          <w:spacing w:val="2"/>
          <w:w w:val="102"/>
        </w:rPr>
        <w:t>s</w:t>
      </w:r>
      <w:r w:rsidRPr="00E50E13">
        <w:rPr>
          <w:color w:val="000000"/>
          <w:w w:val="102"/>
        </w:rPr>
        <w:t>pons</w:t>
      </w:r>
      <w:r w:rsidRPr="00E50E13">
        <w:rPr>
          <w:color w:val="000000"/>
          <w:spacing w:val="1"/>
          <w:w w:val="102"/>
        </w:rPr>
        <w:t>i</w:t>
      </w:r>
      <w:r w:rsidRPr="00E50E13">
        <w:rPr>
          <w:color w:val="000000"/>
          <w:w w:val="102"/>
        </w:rPr>
        <w:t>b</w:t>
      </w:r>
      <w:r w:rsidRPr="00E50E13">
        <w:rPr>
          <w:color w:val="000000"/>
          <w:spacing w:val="3"/>
          <w:w w:val="102"/>
        </w:rPr>
        <w:t>i</w:t>
      </w:r>
      <w:r w:rsidRPr="00E50E13">
        <w:rPr>
          <w:color w:val="000000"/>
          <w:w w:val="102"/>
        </w:rPr>
        <w:t>litie</w:t>
      </w:r>
      <w:r w:rsidRPr="00E50E13">
        <w:rPr>
          <w:color w:val="000000"/>
          <w:spacing w:val="2"/>
          <w:w w:val="102"/>
        </w:rPr>
        <w:t>s</w:t>
      </w:r>
      <w:r w:rsidRPr="00E50E13">
        <w:rPr>
          <w:color w:val="000000"/>
          <w:w w:val="102"/>
        </w:rPr>
        <w:t>,</w:t>
      </w:r>
      <w:r w:rsidRPr="00E50E13">
        <w:rPr>
          <w:color w:val="000000"/>
          <w:spacing w:val="27"/>
        </w:rPr>
        <w:t xml:space="preserve"> </w:t>
      </w:r>
      <w:r w:rsidRPr="00E50E13">
        <w:rPr>
          <w:color w:val="000000"/>
          <w:spacing w:val="1"/>
          <w:w w:val="102"/>
        </w:rPr>
        <w:t>i</w:t>
      </w:r>
      <w:r w:rsidRPr="00E50E13">
        <w:rPr>
          <w:color w:val="000000"/>
          <w:w w:val="102"/>
        </w:rPr>
        <w:t>nclud</w:t>
      </w:r>
      <w:r w:rsidRPr="00E50E13">
        <w:rPr>
          <w:color w:val="000000"/>
          <w:spacing w:val="1"/>
          <w:w w:val="102"/>
        </w:rPr>
        <w:t>i</w:t>
      </w:r>
      <w:r w:rsidRPr="00E50E13">
        <w:rPr>
          <w:color w:val="000000"/>
          <w:w w:val="102"/>
        </w:rPr>
        <w:t>ng</w:t>
      </w:r>
      <w:r w:rsidRPr="00E50E13">
        <w:rPr>
          <w:color w:val="000000"/>
          <w:spacing w:val="28"/>
        </w:rPr>
        <w:t xml:space="preserve"> </w:t>
      </w:r>
      <w:r w:rsidRPr="00E50E13">
        <w:rPr>
          <w:color w:val="000000"/>
          <w:spacing w:val="2"/>
          <w:w w:val="102"/>
        </w:rPr>
        <w:t>c</w:t>
      </w:r>
      <w:r w:rsidRPr="00E50E13">
        <w:rPr>
          <w:color w:val="000000"/>
          <w:w w:val="102"/>
        </w:rPr>
        <w:t>o</w:t>
      </w:r>
      <w:r w:rsidRPr="00E50E13">
        <w:rPr>
          <w:color w:val="000000"/>
          <w:spacing w:val="2"/>
          <w:w w:val="102"/>
        </w:rPr>
        <w:t>m</w:t>
      </w:r>
      <w:r w:rsidRPr="00E50E13">
        <w:rPr>
          <w:color w:val="000000"/>
          <w:w w:val="102"/>
        </w:rPr>
        <w:t>plet</w:t>
      </w:r>
      <w:r w:rsidRPr="00E50E13">
        <w:rPr>
          <w:color w:val="000000"/>
          <w:spacing w:val="2"/>
          <w:w w:val="102"/>
        </w:rPr>
        <w:t>in</w:t>
      </w:r>
      <w:r w:rsidRPr="00E50E13">
        <w:rPr>
          <w:color w:val="000000"/>
          <w:w w:val="102"/>
        </w:rPr>
        <w:t>g</w:t>
      </w:r>
      <w:r w:rsidRPr="00E50E13">
        <w:rPr>
          <w:color w:val="000000"/>
          <w:spacing w:val="30"/>
        </w:rPr>
        <w:t xml:space="preserve"> </w:t>
      </w:r>
      <w:r w:rsidRPr="00E50E13">
        <w:rPr>
          <w:color w:val="000000"/>
          <w:w w:val="102"/>
        </w:rPr>
        <w:t>tasks</w:t>
      </w:r>
      <w:r w:rsidRPr="00E50E13">
        <w:rPr>
          <w:color w:val="000000"/>
          <w:spacing w:val="31"/>
        </w:rPr>
        <w:t xml:space="preserve"> </w:t>
      </w:r>
      <w:r w:rsidRPr="00E50E13">
        <w:rPr>
          <w:color w:val="000000"/>
          <w:w w:val="102"/>
        </w:rPr>
        <w:t>s</w:t>
      </w:r>
      <w:r w:rsidRPr="00E50E13">
        <w:rPr>
          <w:color w:val="000000"/>
          <w:spacing w:val="-1"/>
          <w:w w:val="102"/>
        </w:rPr>
        <w:t>u</w:t>
      </w:r>
      <w:r w:rsidRPr="00E50E13">
        <w:rPr>
          <w:color w:val="000000"/>
          <w:w w:val="102"/>
        </w:rPr>
        <w:t>ch</w:t>
      </w:r>
      <w:r w:rsidRPr="00E50E13">
        <w:rPr>
          <w:color w:val="000000"/>
          <w:spacing w:val="30"/>
        </w:rPr>
        <w:t xml:space="preserve"> </w:t>
      </w:r>
      <w:r w:rsidRPr="00E50E13">
        <w:rPr>
          <w:color w:val="000000"/>
          <w:spacing w:val="-2"/>
          <w:w w:val="102"/>
        </w:rPr>
        <w:t>a</w:t>
      </w:r>
      <w:r w:rsidRPr="00E50E13">
        <w:rPr>
          <w:color w:val="000000"/>
          <w:w w:val="102"/>
        </w:rPr>
        <w:t>s</w:t>
      </w:r>
      <w:r w:rsidRPr="00E50E13">
        <w:rPr>
          <w:color w:val="000000"/>
          <w:spacing w:val="33"/>
        </w:rPr>
        <w:t xml:space="preserve"> </w:t>
      </w:r>
      <w:r w:rsidRPr="00E50E13">
        <w:rPr>
          <w:color w:val="000000"/>
          <w:spacing w:val="-1"/>
          <w:w w:val="102"/>
        </w:rPr>
        <w:t>d</w:t>
      </w:r>
      <w:r w:rsidRPr="00E50E13">
        <w:rPr>
          <w:color w:val="000000"/>
          <w:w w:val="102"/>
        </w:rPr>
        <w:t>ra</w:t>
      </w:r>
      <w:r w:rsidRPr="00E50E13">
        <w:rPr>
          <w:color w:val="000000"/>
          <w:spacing w:val="3"/>
          <w:w w:val="102"/>
        </w:rPr>
        <w:t>f</w:t>
      </w:r>
      <w:r w:rsidRPr="00E50E13">
        <w:rPr>
          <w:color w:val="000000"/>
          <w:spacing w:val="2"/>
          <w:w w:val="102"/>
        </w:rPr>
        <w:t>t</w:t>
      </w:r>
      <w:r w:rsidRPr="00E50E13">
        <w:rPr>
          <w:color w:val="000000"/>
          <w:w w:val="102"/>
        </w:rPr>
        <w:t>ing/re</w:t>
      </w:r>
      <w:r w:rsidRPr="00E50E13">
        <w:rPr>
          <w:color w:val="000000"/>
          <w:spacing w:val="2"/>
          <w:w w:val="102"/>
        </w:rPr>
        <w:t>v</w:t>
      </w:r>
      <w:r w:rsidRPr="00E50E13">
        <w:rPr>
          <w:color w:val="000000"/>
          <w:w w:val="102"/>
        </w:rPr>
        <w:t>iewi</w:t>
      </w:r>
      <w:r w:rsidRPr="00E50E13">
        <w:rPr>
          <w:color w:val="000000"/>
          <w:spacing w:val="1"/>
          <w:w w:val="102"/>
        </w:rPr>
        <w:t>n</w:t>
      </w:r>
      <w:r w:rsidRPr="00E50E13">
        <w:rPr>
          <w:color w:val="000000"/>
          <w:w w:val="102"/>
        </w:rPr>
        <w:t>g</w:t>
      </w:r>
      <w:r w:rsidRPr="00E50E13">
        <w:rPr>
          <w:color w:val="000000"/>
        </w:rPr>
        <w:t xml:space="preserve"> </w:t>
      </w:r>
      <w:r w:rsidRPr="00E50E13">
        <w:rPr>
          <w:color w:val="000000"/>
          <w:spacing w:val="-2"/>
          <w:w w:val="102"/>
        </w:rPr>
        <w:t>o</w:t>
      </w:r>
      <w:r w:rsidRPr="00E50E13">
        <w:rPr>
          <w:color w:val="000000"/>
          <w:w w:val="102"/>
        </w:rPr>
        <w:t>f</w:t>
      </w:r>
      <w:r w:rsidRPr="00E50E13">
        <w:rPr>
          <w:color w:val="000000"/>
          <w:spacing w:val="27"/>
        </w:rPr>
        <w:t xml:space="preserve"> </w:t>
      </w:r>
      <w:r w:rsidRPr="00E50E13">
        <w:rPr>
          <w:color w:val="000000"/>
          <w:spacing w:val="2"/>
          <w:w w:val="102"/>
        </w:rPr>
        <w:t>t</w:t>
      </w:r>
      <w:r w:rsidRPr="00E50E13">
        <w:rPr>
          <w:color w:val="000000"/>
          <w:spacing w:val="-2"/>
          <w:w w:val="102"/>
        </w:rPr>
        <w:t>h</w:t>
      </w:r>
      <w:r w:rsidRPr="00E50E13">
        <w:rPr>
          <w:color w:val="000000"/>
          <w:w w:val="102"/>
        </w:rPr>
        <w:t>e</w:t>
      </w:r>
      <w:r w:rsidRPr="00E50E13">
        <w:rPr>
          <w:color w:val="000000"/>
          <w:spacing w:val="25"/>
        </w:rPr>
        <w:t xml:space="preserve"> </w:t>
      </w:r>
      <w:r w:rsidRPr="00E50E13">
        <w:rPr>
          <w:color w:val="000000"/>
          <w:spacing w:val="1"/>
          <w:w w:val="102"/>
        </w:rPr>
        <w:t>S</w:t>
      </w:r>
      <w:r w:rsidRPr="00E50E13">
        <w:rPr>
          <w:color w:val="000000"/>
          <w:spacing w:val="-2"/>
          <w:w w:val="102"/>
        </w:rPr>
        <w:t>e</w:t>
      </w:r>
      <w:r w:rsidRPr="00E50E13">
        <w:rPr>
          <w:color w:val="000000"/>
          <w:w w:val="102"/>
        </w:rPr>
        <w:t>curi</w:t>
      </w:r>
      <w:r w:rsidRPr="00E50E13">
        <w:rPr>
          <w:color w:val="000000"/>
          <w:spacing w:val="1"/>
          <w:w w:val="102"/>
        </w:rPr>
        <w:t>t</w:t>
      </w:r>
      <w:r w:rsidRPr="00E50E13">
        <w:rPr>
          <w:color w:val="000000"/>
          <w:w w:val="102"/>
        </w:rPr>
        <w:t>y</w:t>
      </w:r>
      <w:r w:rsidRPr="00E50E13">
        <w:rPr>
          <w:color w:val="000000"/>
          <w:spacing w:val="21"/>
        </w:rPr>
        <w:t xml:space="preserve"> </w:t>
      </w:r>
      <w:r w:rsidRPr="00E50E13">
        <w:rPr>
          <w:color w:val="000000"/>
          <w:spacing w:val="3"/>
          <w:w w:val="102"/>
        </w:rPr>
        <w:t>P</w:t>
      </w:r>
      <w:r w:rsidRPr="00E50E13">
        <w:rPr>
          <w:color w:val="000000"/>
          <w:w w:val="102"/>
        </w:rPr>
        <w:t>oli</w:t>
      </w:r>
      <w:r w:rsidRPr="00E50E13">
        <w:rPr>
          <w:color w:val="000000"/>
          <w:spacing w:val="1"/>
          <w:w w:val="102"/>
        </w:rPr>
        <w:t>c</w:t>
      </w:r>
      <w:r w:rsidRPr="00E50E13">
        <w:rPr>
          <w:color w:val="000000"/>
          <w:w w:val="102"/>
        </w:rPr>
        <w:t>y</w:t>
      </w:r>
      <w:r w:rsidRPr="00E50E13">
        <w:rPr>
          <w:color w:val="000000"/>
          <w:spacing w:val="25"/>
        </w:rPr>
        <w:t xml:space="preserve"> </w:t>
      </w:r>
      <w:r w:rsidRPr="00E50E13">
        <w:rPr>
          <w:color w:val="000000"/>
          <w:w w:val="102"/>
        </w:rPr>
        <w:t>and</w:t>
      </w:r>
      <w:r w:rsidRPr="00E50E13">
        <w:rPr>
          <w:color w:val="000000"/>
          <w:spacing w:val="23"/>
        </w:rPr>
        <w:t xml:space="preserve"> </w:t>
      </w:r>
      <w:r w:rsidRPr="00E50E13">
        <w:rPr>
          <w:color w:val="000000"/>
          <w:spacing w:val="1"/>
          <w:w w:val="102"/>
        </w:rPr>
        <w:t>S</w:t>
      </w:r>
      <w:r w:rsidRPr="00E50E13">
        <w:rPr>
          <w:color w:val="000000"/>
          <w:w w:val="102"/>
        </w:rPr>
        <w:t>ec</w:t>
      </w:r>
      <w:r w:rsidRPr="00E50E13">
        <w:rPr>
          <w:color w:val="000000"/>
          <w:spacing w:val="1"/>
          <w:w w:val="102"/>
        </w:rPr>
        <w:t>ur</w:t>
      </w:r>
      <w:r w:rsidRPr="00E50E13">
        <w:rPr>
          <w:color w:val="000000"/>
          <w:w w:val="102"/>
        </w:rPr>
        <w:t>i</w:t>
      </w:r>
      <w:r w:rsidRPr="00E50E13">
        <w:rPr>
          <w:color w:val="000000"/>
          <w:spacing w:val="2"/>
          <w:w w:val="102"/>
        </w:rPr>
        <w:t>t</w:t>
      </w:r>
      <w:r w:rsidRPr="00E50E13">
        <w:rPr>
          <w:color w:val="000000"/>
          <w:w w:val="102"/>
        </w:rPr>
        <w:t>y</w:t>
      </w:r>
      <w:r w:rsidRPr="00E50E13">
        <w:rPr>
          <w:color w:val="000000"/>
          <w:spacing w:val="18"/>
        </w:rPr>
        <w:t xml:space="preserve"> </w:t>
      </w:r>
      <w:r w:rsidRPr="00E50E13">
        <w:rPr>
          <w:color w:val="000000"/>
          <w:spacing w:val="1"/>
          <w:w w:val="102"/>
        </w:rPr>
        <w:t>P</w:t>
      </w:r>
      <w:r w:rsidRPr="00E50E13">
        <w:rPr>
          <w:color w:val="000000"/>
          <w:spacing w:val="2"/>
          <w:w w:val="102"/>
        </w:rPr>
        <w:t>l</w:t>
      </w:r>
      <w:r w:rsidRPr="00E50E13">
        <w:rPr>
          <w:color w:val="000000"/>
          <w:w w:val="102"/>
        </w:rPr>
        <w:t>a</w:t>
      </w:r>
      <w:r w:rsidRPr="00E50E13">
        <w:rPr>
          <w:color w:val="000000"/>
          <w:spacing w:val="-1"/>
          <w:w w:val="102"/>
        </w:rPr>
        <w:t>n</w:t>
      </w:r>
      <w:r w:rsidRPr="00E50E13">
        <w:rPr>
          <w:color w:val="000000"/>
          <w:w w:val="102"/>
        </w:rPr>
        <w:t>,</w:t>
      </w:r>
      <w:r w:rsidRPr="00E50E13">
        <w:rPr>
          <w:color w:val="000000"/>
          <w:spacing w:val="24"/>
        </w:rPr>
        <w:t xml:space="preserve"> </w:t>
      </w:r>
      <w:r w:rsidRPr="00E50E13">
        <w:rPr>
          <w:color w:val="000000"/>
          <w:w w:val="102"/>
        </w:rPr>
        <w:t>c</w:t>
      </w:r>
      <w:r w:rsidRPr="00E50E13">
        <w:rPr>
          <w:color w:val="000000"/>
          <w:spacing w:val="2"/>
          <w:w w:val="102"/>
        </w:rPr>
        <w:t>o</w:t>
      </w:r>
      <w:r w:rsidRPr="00E50E13">
        <w:rPr>
          <w:color w:val="000000"/>
          <w:w w:val="102"/>
        </w:rPr>
        <w:t>nducti</w:t>
      </w:r>
      <w:r w:rsidRPr="00E50E13">
        <w:rPr>
          <w:color w:val="000000"/>
          <w:spacing w:val="3"/>
          <w:w w:val="102"/>
        </w:rPr>
        <w:t>n</w:t>
      </w:r>
      <w:r w:rsidRPr="00E50E13">
        <w:rPr>
          <w:color w:val="000000"/>
          <w:w w:val="102"/>
        </w:rPr>
        <w:t>g</w:t>
      </w:r>
      <w:r w:rsidRPr="00E50E13">
        <w:rPr>
          <w:color w:val="000000"/>
          <w:spacing w:val="23"/>
        </w:rPr>
        <w:t xml:space="preserve"> </w:t>
      </w:r>
      <w:r w:rsidRPr="00E50E13">
        <w:rPr>
          <w:color w:val="000000"/>
          <w:w w:val="102"/>
        </w:rPr>
        <w:t>of</w:t>
      </w:r>
      <w:r w:rsidRPr="00E50E13">
        <w:rPr>
          <w:color w:val="000000"/>
          <w:spacing w:val="27"/>
        </w:rPr>
        <w:t xml:space="preserve"> </w:t>
      </w:r>
      <w:r w:rsidRPr="00E50E13">
        <w:rPr>
          <w:color w:val="000000"/>
          <w:spacing w:val="1"/>
          <w:w w:val="102"/>
        </w:rPr>
        <w:t>a</w:t>
      </w:r>
      <w:r w:rsidRPr="00E50E13">
        <w:rPr>
          <w:color w:val="000000"/>
          <w:spacing w:val="22"/>
        </w:rPr>
        <w:t xml:space="preserve"> </w:t>
      </w:r>
      <w:r w:rsidRPr="00E50E13">
        <w:rPr>
          <w:color w:val="000000"/>
          <w:w w:val="102"/>
        </w:rPr>
        <w:t>securi</w:t>
      </w:r>
      <w:r w:rsidRPr="00E50E13">
        <w:rPr>
          <w:color w:val="000000"/>
          <w:spacing w:val="3"/>
          <w:w w:val="102"/>
        </w:rPr>
        <w:t>t</w:t>
      </w:r>
      <w:r w:rsidRPr="00E50E13">
        <w:rPr>
          <w:color w:val="000000"/>
          <w:w w:val="102"/>
        </w:rPr>
        <w:t>y</w:t>
      </w:r>
      <w:r w:rsidRPr="00E50E13">
        <w:rPr>
          <w:color w:val="000000"/>
          <w:spacing w:val="23"/>
        </w:rPr>
        <w:t xml:space="preserve"> </w:t>
      </w:r>
      <w:r w:rsidRPr="00E50E13">
        <w:rPr>
          <w:color w:val="000000"/>
          <w:spacing w:val="2"/>
          <w:w w:val="102"/>
        </w:rPr>
        <w:t>T</w:t>
      </w:r>
      <w:r w:rsidRPr="00E50E13">
        <w:rPr>
          <w:color w:val="000000"/>
          <w:spacing w:val="-2"/>
          <w:w w:val="102"/>
        </w:rPr>
        <w:t>h</w:t>
      </w:r>
      <w:r w:rsidRPr="00E50E13">
        <w:rPr>
          <w:color w:val="000000"/>
          <w:spacing w:val="1"/>
          <w:w w:val="102"/>
        </w:rPr>
        <w:t>r</w:t>
      </w:r>
      <w:r w:rsidRPr="00E50E13">
        <w:rPr>
          <w:color w:val="000000"/>
          <w:w w:val="102"/>
        </w:rPr>
        <w:t>eat</w:t>
      </w:r>
      <w:r w:rsidRPr="00E50E13">
        <w:rPr>
          <w:color w:val="000000"/>
          <w:spacing w:val="25"/>
        </w:rPr>
        <w:t xml:space="preserve"> </w:t>
      </w:r>
      <w:r w:rsidRPr="00E50E13">
        <w:rPr>
          <w:color w:val="000000"/>
          <w:w w:val="102"/>
        </w:rPr>
        <w:t>and</w:t>
      </w:r>
      <w:r w:rsidRPr="00E50E13">
        <w:rPr>
          <w:color w:val="000000"/>
        </w:rPr>
        <w:t xml:space="preserve"> </w:t>
      </w:r>
      <w:r w:rsidRPr="00E50E13">
        <w:rPr>
          <w:color w:val="000000"/>
          <w:w w:val="102"/>
        </w:rPr>
        <w:t>Risk</w:t>
      </w:r>
      <w:r w:rsidRPr="00E50E13">
        <w:rPr>
          <w:color w:val="000000"/>
          <w:spacing w:val="21"/>
        </w:rPr>
        <w:t xml:space="preserve"> </w:t>
      </w:r>
      <w:r w:rsidRPr="00E50E13">
        <w:rPr>
          <w:color w:val="000000"/>
          <w:spacing w:val="1"/>
          <w:w w:val="102"/>
        </w:rPr>
        <w:t>A</w:t>
      </w:r>
      <w:r w:rsidRPr="00E50E13">
        <w:rPr>
          <w:color w:val="000000"/>
          <w:w w:val="102"/>
        </w:rPr>
        <w:t>ss</w:t>
      </w:r>
      <w:r w:rsidRPr="00E50E13">
        <w:rPr>
          <w:color w:val="000000"/>
          <w:spacing w:val="-1"/>
          <w:w w:val="102"/>
        </w:rPr>
        <w:t>e</w:t>
      </w:r>
      <w:r w:rsidRPr="00E50E13">
        <w:rPr>
          <w:color w:val="000000"/>
          <w:w w:val="102"/>
        </w:rPr>
        <w:t>ss</w:t>
      </w:r>
      <w:r w:rsidRPr="00E50E13">
        <w:rPr>
          <w:color w:val="000000"/>
          <w:spacing w:val="2"/>
          <w:w w:val="102"/>
        </w:rPr>
        <w:t>m</w:t>
      </w:r>
      <w:r w:rsidRPr="00E50E13">
        <w:rPr>
          <w:color w:val="000000"/>
          <w:w w:val="102"/>
        </w:rPr>
        <w:t>ent,</w:t>
      </w:r>
      <w:r w:rsidRPr="00E50E13">
        <w:rPr>
          <w:color w:val="000000"/>
          <w:spacing w:val="20"/>
        </w:rPr>
        <w:t xml:space="preserve"> </w:t>
      </w:r>
      <w:r w:rsidRPr="00E50E13">
        <w:rPr>
          <w:color w:val="000000"/>
          <w:spacing w:val="2"/>
          <w:w w:val="102"/>
        </w:rPr>
        <w:t>c</w:t>
      </w:r>
      <w:r w:rsidRPr="00E50E13">
        <w:rPr>
          <w:color w:val="000000"/>
          <w:w w:val="102"/>
        </w:rPr>
        <w:t>o</w:t>
      </w:r>
      <w:r w:rsidRPr="00E50E13">
        <w:rPr>
          <w:color w:val="000000"/>
          <w:spacing w:val="2"/>
          <w:w w:val="102"/>
        </w:rPr>
        <w:t>n</w:t>
      </w:r>
      <w:r w:rsidRPr="00E50E13">
        <w:rPr>
          <w:color w:val="000000"/>
          <w:spacing w:val="-1"/>
          <w:w w:val="102"/>
        </w:rPr>
        <w:t>d</w:t>
      </w:r>
      <w:r w:rsidRPr="00E50E13">
        <w:rPr>
          <w:color w:val="000000"/>
          <w:w w:val="102"/>
        </w:rPr>
        <w:t>uct</w:t>
      </w:r>
      <w:r w:rsidRPr="00E50E13">
        <w:rPr>
          <w:color w:val="000000"/>
          <w:spacing w:val="3"/>
          <w:w w:val="102"/>
        </w:rPr>
        <w:t>i</w:t>
      </w:r>
      <w:r w:rsidRPr="00E50E13">
        <w:rPr>
          <w:color w:val="000000"/>
          <w:w w:val="102"/>
        </w:rPr>
        <w:t>ng</w:t>
      </w:r>
      <w:r w:rsidRPr="00E50E13">
        <w:rPr>
          <w:color w:val="000000"/>
          <w:spacing w:val="20"/>
        </w:rPr>
        <w:t xml:space="preserve"> </w:t>
      </w:r>
      <w:r w:rsidRPr="00E50E13">
        <w:rPr>
          <w:color w:val="000000"/>
          <w:w w:val="102"/>
        </w:rPr>
        <w:t>of</w:t>
      </w:r>
      <w:r w:rsidRPr="00E50E13">
        <w:rPr>
          <w:color w:val="000000"/>
          <w:spacing w:val="23"/>
        </w:rPr>
        <w:t xml:space="preserve"> </w:t>
      </w:r>
      <w:r w:rsidRPr="00E50E13">
        <w:rPr>
          <w:color w:val="000000"/>
          <w:w w:val="102"/>
        </w:rPr>
        <w:t>the</w:t>
      </w:r>
      <w:r w:rsidRPr="00E50E13">
        <w:rPr>
          <w:color w:val="000000"/>
          <w:spacing w:val="17"/>
        </w:rPr>
        <w:t xml:space="preserve"> </w:t>
      </w:r>
      <w:r w:rsidRPr="00E50E13">
        <w:rPr>
          <w:color w:val="000000"/>
          <w:spacing w:val="3"/>
          <w:w w:val="102"/>
        </w:rPr>
        <w:t>s</w:t>
      </w:r>
      <w:r w:rsidRPr="00E50E13">
        <w:rPr>
          <w:color w:val="000000"/>
          <w:w w:val="102"/>
        </w:rPr>
        <w:t>e</w:t>
      </w:r>
      <w:r w:rsidRPr="00E50E13">
        <w:rPr>
          <w:color w:val="000000"/>
          <w:spacing w:val="2"/>
          <w:w w:val="102"/>
        </w:rPr>
        <w:t>c</w:t>
      </w:r>
      <w:r w:rsidRPr="00E50E13">
        <w:rPr>
          <w:color w:val="000000"/>
          <w:spacing w:val="1"/>
          <w:w w:val="102"/>
        </w:rPr>
        <w:t>ur</w:t>
      </w:r>
      <w:r w:rsidRPr="00E50E13">
        <w:rPr>
          <w:color w:val="000000"/>
          <w:spacing w:val="-1"/>
          <w:w w:val="102"/>
        </w:rPr>
        <w:t>i</w:t>
      </w:r>
      <w:r w:rsidRPr="00E50E13">
        <w:rPr>
          <w:color w:val="000000"/>
          <w:spacing w:val="3"/>
          <w:w w:val="102"/>
        </w:rPr>
        <w:t>t</w:t>
      </w:r>
      <w:r w:rsidRPr="00E50E13">
        <w:rPr>
          <w:color w:val="000000"/>
          <w:w w:val="102"/>
        </w:rPr>
        <w:t>y</w:t>
      </w:r>
      <w:r w:rsidRPr="00E50E13">
        <w:rPr>
          <w:color w:val="000000"/>
          <w:spacing w:val="21"/>
        </w:rPr>
        <w:t xml:space="preserve"> </w:t>
      </w:r>
      <w:r w:rsidRPr="00E50E13">
        <w:rPr>
          <w:color w:val="000000"/>
          <w:spacing w:val="-2"/>
          <w:w w:val="102"/>
        </w:rPr>
        <w:t>a</w:t>
      </w:r>
      <w:r w:rsidRPr="00E50E13">
        <w:rPr>
          <w:color w:val="000000"/>
          <w:spacing w:val="2"/>
          <w:w w:val="102"/>
        </w:rPr>
        <w:t>u</w:t>
      </w:r>
      <w:r w:rsidRPr="00E50E13">
        <w:rPr>
          <w:color w:val="000000"/>
          <w:w w:val="102"/>
        </w:rPr>
        <w:t>d</w:t>
      </w:r>
      <w:r w:rsidRPr="00E50E13">
        <w:rPr>
          <w:color w:val="000000"/>
          <w:spacing w:val="-1"/>
          <w:w w:val="102"/>
        </w:rPr>
        <w:t>i</w:t>
      </w:r>
      <w:r w:rsidRPr="00E50E13">
        <w:rPr>
          <w:color w:val="000000"/>
          <w:spacing w:val="2"/>
          <w:w w:val="102"/>
        </w:rPr>
        <w:t>t</w:t>
      </w:r>
      <w:r w:rsidRPr="00E50E13">
        <w:rPr>
          <w:color w:val="000000"/>
          <w:w w:val="102"/>
        </w:rPr>
        <w:t>s,</w:t>
      </w:r>
      <w:r w:rsidRPr="00E50E13">
        <w:rPr>
          <w:color w:val="000000"/>
          <w:spacing w:val="23"/>
        </w:rPr>
        <w:t xml:space="preserve"> </w:t>
      </w:r>
      <w:r w:rsidRPr="00E50E13">
        <w:rPr>
          <w:color w:val="000000"/>
          <w:spacing w:val="-2"/>
          <w:w w:val="102"/>
        </w:rPr>
        <w:t>d</w:t>
      </w:r>
      <w:r w:rsidRPr="00E50E13">
        <w:rPr>
          <w:color w:val="000000"/>
          <w:w w:val="102"/>
        </w:rPr>
        <w:t>ra</w:t>
      </w:r>
      <w:r w:rsidRPr="00E50E13">
        <w:rPr>
          <w:color w:val="000000"/>
          <w:spacing w:val="1"/>
          <w:w w:val="102"/>
        </w:rPr>
        <w:t>f</w:t>
      </w:r>
      <w:r w:rsidRPr="00E50E13">
        <w:rPr>
          <w:color w:val="000000"/>
          <w:spacing w:val="2"/>
          <w:w w:val="102"/>
        </w:rPr>
        <w:t>t</w:t>
      </w:r>
      <w:r w:rsidRPr="00E50E13">
        <w:rPr>
          <w:color w:val="000000"/>
          <w:spacing w:val="-1"/>
          <w:w w:val="102"/>
        </w:rPr>
        <w:t>i</w:t>
      </w:r>
      <w:r w:rsidRPr="00E50E13">
        <w:rPr>
          <w:color w:val="000000"/>
          <w:w w:val="102"/>
        </w:rPr>
        <w:t>ng</w:t>
      </w:r>
      <w:r w:rsidRPr="00E50E13">
        <w:rPr>
          <w:color w:val="000000"/>
          <w:spacing w:val="22"/>
        </w:rPr>
        <w:t xml:space="preserve"> </w:t>
      </w:r>
      <w:r w:rsidRPr="00E50E13">
        <w:rPr>
          <w:color w:val="000000"/>
          <w:spacing w:val="-1"/>
          <w:w w:val="102"/>
        </w:rPr>
        <w:t>o</w:t>
      </w:r>
      <w:r w:rsidRPr="00E50E13">
        <w:rPr>
          <w:color w:val="000000"/>
          <w:w w:val="102"/>
        </w:rPr>
        <w:t>f</w:t>
      </w:r>
      <w:r w:rsidRPr="00E50E13">
        <w:rPr>
          <w:color w:val="000000"/>
          <w:spacing w:val="22"/>
        </w:rPr>
        <w:t xml:space="preserve"> </w:t>
      </w:r>
      <w:r w:rsidRPr="00E50E13">
        <w:rPr>
          <w:color w:val="000000"/>
          <w:w w:val="102"/>
        </w:rPr>
        <w:t>a</w:t>
      </w:r>
      <w:r w:rsidRPr="00E50E13">
        <w:rPr>
          <w:color w:val="000000"/>
          <w:spacing w:val="20"/>
        </w:rPr>
        <w:t xml:space="preserve"> </w:t>
      </w:r>
      <w:r w:rsidRPr="00E50E13">
        <w:rPr>
          <w:color w:val="000000"/>
          <w:spacing w:val="3"/>
          <w:w w:val="102"/>
        </w:rPr>
        <w:t>c</w:t>
      </w:r>
      <w:r w:rsidRPr="00E50E13">
        <w:rPr>
          <w:color w:val="000000"/>
          <w:w w:val="102"/>
        </w:rPr>
        <w:t>ontin</w:t>
      </w:r>
      <w:r w:rsidRPr="00E50E13">
        <w:rPr>
          <w:color w:val="000000"/>
          <w:spacing w:val="2"/>
          <w:w w:val="102"/>
        </w:rPr>
        <w:t>g</w:t>
      </w:r>
      <w:r w:rsidRPr="00E50E13">
        <w:rPr>
          <w:color w:val="000000"/>
          <w:w w:val="102"/>
        </w:rPr>
        <w:t>en</w:t>
      </w:r>
      <w:r w:rsidRPr="00E50E13">
        <w:rPr>
          <w:color w:val="000000"/>
          <w:spacing w:val="3"/>
          <w:w w:val="102"/>
        </w:rPr>
        <w:t>c</w:t>
      </w:r>
      <w:r w:rsidRPr="00E50E13">
        <w:rPr>
          <w:color w:val="000000"/>
          <w:w w:val="102"/>
        </w:rPr>
        <w:t>y</w:t>
      </w:r>
      <w:r w:rsidRPr="00E50E13">
        <w:rPr>
          <w:color w:val="000000"/>
        </w:rPr>
        <w:t xml:space="preserve"> </w:t>
      </w:r>
      <w:r w:rsidRPr="00E50E13">
        <w:rPr>
          <w:color w:val="000000"/>
          <w:spacing w:val="-1"/>
          <w:w w:val="102"/>
        </w:rPr>
        <w:t>p</w:t>
      </w:r>
      <w:r w:rsidRPr="00E50E13">
        <w:rPr>
          <w:color w:val="000000"/>
          <w:w w:val="102"/>
        </w:rPr>
        <w:t>l</w:t>
      </w:r>
      <w:r w:rsidRPr="00E50E13">
        <w:rPr>
          <w:color w:val="000000"/>
          <w:spacing w:val="1"/>
          <w:w w:val="102"/>
        </w:rPr>
        <w:t>a</w:t>
      </w:r>
      <w:r w:rsidRPr="00E50E13">
        <w:rPr>
          <w:color w:val="000000"/>
          <w:w w:val="102"/>
        </w:rPr>
        <w:t>n</w:t>
      </w:r>
      <w:r w:rsidRPr="00E50E13">
        <w:rPr>
          <w:color w:val="000000"/>
          <w:spacing w:val="1"/>
        </w:rPr>
        <w:t xml:space="preserve"> </w:t>
      </w:r>
      <w:r w:rsidRPr="00E50E13">
        <w:rPr>
          <w:color w:val="000000"/>
          <w:w w:val="102"/>
        </w:rPr>
        <w:t>a</w:t>
      </w:r>
      <w:r w:rsidRPr="00E50E13">
        <w:rPr>
          <w:color w:val="000000"/>
          <w:spacing w:val="2"/>
          <w:w w:val="102"/>
        </w:rPr>
        <w:t>n</w:t>
      </w:r>
      <w:r w:rsidRPr="00E50E13">
        <w:rPr>
          <w:color w:val="000000"/>
          <w:w w:val="102"/>
        </w:rPr>
        <w:t>d</w:t>
      </w:r>
      <w:r w:rsidRPr="00E50E13">
        <w:rPr>
          <w:color w:val="000000"/>
          <w:spacing w:val="1"/>
        </w:rPr>
        <w:t xml:space="preserve"> </w:t>
      </w:r>
      <w:r w:rsidRPr="00E50E13">
        <w:rPr>
          <w:color w:val="000000"/>
          <w:w w:val="102"/>
        </w:rPr>
        <w:t>assis</w:t>
      </w:r>
      <w:r w:rsidRPr="00E50E13">
        <w:rPr>
          <w:color w:val="000000"/>
          <w:spacing w:val="1"/>
          <w:w w:val="102"/>
        </w:rPr>
        <w:t>ti</w:t>
      </w:r>
      <w:r w:rsidRPr="00E50E13">
        <w:rPr>
          <w:color w:val="000000"/>
          <w:spacing w:val="2"/>
          <w:w w:val="102"/>
        </w:rPr>
        <w:t>n</w:t>
      </w:r>
      <w:r w:rsidRPr="00E50E13">
        <w:rPr>
          <w:color w:val="000000"/>
          <w:w w:val="102"/>
        </w:rPr>
        <w:t>g</w:t>
      </w:r>
      <w:r w:rsidRPr="00E50E13">
        <w:rPr>
          <w:color w:val="000000"/>
          <w:spacing w:val="4"/>
        </w:rPr>
        <w:t xml:space="preserve"> </w:t>
      </w:r>
      <w:r w:rsidRPr="00E50E13">
        <w:rPr>
          <w:color w:val="000000"/>
          <w:spacing w:val="-1"/>
          <w:w w:val="102"/>
        </w:rPr>
        <w:t>w</w:t>
      </w:r>
      <w:r w:rsidRPr="00E50E13">
        <w:rPr>
          <w:color w:val="000000"/>
          <w:spacing w:val="-2"/>
          <w:w w:val="102"/>
        </w:rPr>
        <w:t>i</w:t>
      </w:r>
      <w:r w:rsidRPr="00E50E13">
        <w:rPr>
          <w:color w:val="000000"/>
          <w:spacing w:val="2"/>
          <w:w w:val="102"/>
        </w:rPr>
        <w:t>t</w:t>
      </w:r>
      <w:r w:rsidRPr="00E50E13">
        <w:rPr>
          <w:color w:val="000000"/>
          <w:w w:val="102"/>
        </w:rPr>
        <w:t>h</w:t>
      </w:r>
      <w:r w:rsidRPr="00E50E13">
        <w:rPr>
          <w:color w:val="000000"/>
          <w:spacing w:val="3"/>
        </w:rPr>
        <w:t xml:space="preserve"> </w:t>
      </w:r>
      <w:r w:rsidRPr="00E50E13">
        <w:rPr>
          <w:color w:val="000000"/>
          <w:spacing w:val="1"/>
          <w:w w:val="102"/>
        </w:rPr>
        <w:t>s</w:t>
      </w:r>
      <w:r w:rsidRPr="00E50E13">
        <w:rPr>
          <w:color w:val="000000"/>
          <w:spacing w:val="-2"/>
          <w:w w:val="102"/>
        </w:rPr>
        <w:t>e</w:t>
      </w:r>
      <w:r w:rsidRPr="00E50E13">
        <w:rPr>
          <w:color w:val="000000"/>
          <w:w w:val="102"/>
        </w:rPr>
        <w:t>cu</w:t>
      </w:r>
      <w:r w:rsidRPr="00E50E13">
        <w:rPr>
          <w:color w:val="000000"/>
          <w:spacing w:val="2"/>
          <w:w w:val="102"/>
        </w:rPr>
        <w:t>r</w:t>
      </w:r>
      <w:r w:rsidRPr="00E50E13">
        <w:rPr>
          <w:color w:val="000000"/>
          <w:spacing w:val="1"/>
          <w:w w:val="102"/>
        </w:rPr>
        <w:t>i</w:t>
      </w:r>
      <w:r w:rsidRPr="00E50E13">
        <w:rPr>
          <w:color w:val="000000"/>
          <w:spacing w:val="2"/>
          <w:w w:val="102"/>
        </w:rPr>
        <w:t>t</w:t>
      </w:r>
      <w:r w:rsidRPr="00E50E13">
        <w:rPr>
          <w:color w:val="000000"/>
          <w:w w:val="102"/>
        </w:rPr>
        <w:t>y</w:t>
      </w:r>
      <w:r w:rsidRPr="00E50E13">
        <w:rPr>
          <w:color w:val="000000"/>
        </w:rPr>
        <w:t xml:space="preserve"> </w:t>
      </w:r>
      <w:r w:rsidRPr="00E50E13">
        <w:rPr>
          <w:color w:val="000000"/>
          <w:spacing w:val="2"/>
          <w:w w:val="102"/>
        </w:rPr>
        <w:t>a</w:t>
      </w:r>
      <w:r w:rsidRPr="00E50E13">
        <w:rPr>
          <w:color w:val="000000"/>
          <w:spacing w:val="1"/>
          <w:w w:val="102"/>
        </w:rPr>
        <w:t>w</w:t>
      </w:r>
      <w:r w:rsidRPr="00E50E13">
        <w:rPr>
          <w:color w:val="000000"/>
          <w:spacing w:val="-2"/>
          <w:w w:val="102"/>
        </w:rPr>
        <w:t>a</w:t>
      </w:r>
      <w:r w:rsidRPr="00E50E13">
        <w:rPr>
          <w:color w:val="000000"/>
          <w:spacing w:val="2"/>
          <w:w w:val="102"/>
        </w:rPr>
        <w:t>r</w:t>
      </w:r>
      <w:r w:rsidRPr="00E50E13">
        <w:rPr>
          <w:color w:val="000000"/>
          <w:w w:val="102"/>
        </w:rPr>
        <w:t>e</w:t>
      </w:r>
      <w:r w:rsidRPr="00E50E13">
        <w:rPr>
          <w:color w:val="000000"/>
          <w:spacing w:val="2"/>
          <w:w w:val="102"/>
        </w:rPr>
        <w:t>n</w:t>
      </w:r>
      <w:r w:rsidRPr="00E50E13">
        <w:rPr>
          <w:color w:val="000000"/>
          <w:spacing w:val="-1"/>
          <w:w w:val="102"/>
        </w:rPr>
        <w:t>e</w:t>
      </w:r>
      <w:r w:rsidRPr="00E50E13">
        <w:rPr>
          <w:color w:val="000000"/>
          <w:w w:val="102"/>
        </w:rPr>
        <w:t>ss</w:t>
      </w:r>
      <w:r w:rsidRPr="00E50E13">
        <w:rPr>
          <w:color w:val="000000"/>
          <w:spacing w:val="4"/>
        </w:rPr>
        <w:t xml:space="preserve"> </w:t>
      </w:r>
      <w:r w:rsidRPr="00E50E13">
        <w:rPr>
          <w:color w:val="000000"/>
          <w:w w:val="102"/>
        </w:rPr>
        <w:t>a</w:t>
      </w:r>
      <w:r w:rsidRPr="00E50E13">
        <w:rPr>
          <w:color w:val="000000"/>
          <w:spacing w:val="2"/>
          <w:w w:val="102"/>
        </w:rPr>
        <w:t>n</w:t>
      </w:r>
      <w:r w:rsidRPr="00E50E13">
        <w:rPr>
          <w:color w:val="000000"/>
          <w:w w:val="102"/>
        </w:rPr>
        <w:t>d</w:t>
      </w:r>
      <w:r w:rsidRPr="00E50E13">
        <w:rPr>
          <w:color w:val="000000"/>
          <w:spacing w:val="1"/>
        </w:rPr>
        <w:t xml:space="preserve"> </w:t>
      </w:r>
      <w:r w:rsidRPr="00E50E13">
        <w:rPr>
          <w:color w:val="000000"/>
          <w:w w:val="102"/>
        </w:rPr>
        <w:t>tra</w:t>
      </w:r>
      <w:r w:rsidRPr="00E50E13">
        <w:rPr>
          <w:color w:val="000000"/>
          <w:spacing w:val="2"/>
          <w:w w:val="102"/>
        </w:rPr>
        <w:t>i</w:t>
      </w:r>
      <w:r w:rsidRPr="00E50E13">
        <w:rPr>
          <w:color w:val="000000"/>
          <w:w w:val="102"/>
        </w:rPr>
        <w:t>n</w:t>
      </w:r>
      <w:r w:rsidRPr="00E50E13">
        <w:rPr>
          <w:color w:val="000000"/>
          <w:spacing w:val="1"/>
          <w:w w:val="102"/>
        </w:rPr>
        <w:t>i</w:t>
      </w:r>
      <w:r w:rsidRPr="00E50E13">
        <w:rPr>
          <w:color w:val="000000"/>
          <w:w w:val="102"/>
        </w:rPr>
        <w:t>ng</w:t>
      </w:r>
      <w:r w:rsidRPr="00E50E13">
        <w:rPr>
          <w:color w:val="000000"/>
          <w:spacing w:val="1"/>
        </w:rPr>
        <w:t xml:space="preserve"> </w:t>
      </w:r>
      <w:r w:rsidRPr="00E50E13">
        <w:rPr>
          <w:color w:val="000000"/>
          <w:w w:val="102"/>
        </w:rPr>
        <w:t>is</w:t>
      </w:r>
      <w:r w:rsidRPr="00E50E13">
        <w:rPr>
          <w:color w:val="000000"/>
          <w:spacing w:val="1"/>
          <w:w w:val="102"/>
        </w:rPr>
        <w:t>su</w:t>
      </w:r>
      <w:r w:rsidRPr="00E50E13">
        <w:rPr>
          <w:color w:val="000000"/>
          <w:w w:val="102"/>
        </w:rPr>
        <w:t>es.</w:t>
      </w:r>
    </w:p>
    <w:p w14:paraId="1FFDBA77" w14:textId="77777777" w:rsidR="00E50E13" w:rsidRDefault="00E50E13" w:rsidP="00E50E13">
      <w:pPr>
        <w:pStyle w:val="ListParagraph"/>
        <w:spacing w:line="248" w:lineRule="auto"/>
        <w:ind w:left="720" w:right="84" w:firstLine="0"/>
        <w:jc w:val="both"/>
      </w:pPr>
    </w:p>
    <w:p w14:paraId="3B9A04C7" w14:textId="1EB628FA" w:rsidR="006F737D" w:rsidRDefault="00E53614" w:rsidP="006F737D">
      <w:pPr>
        <w:pStyle w:val="ListParagraph"/>
        <w:numPr>
          <w:ilvl w:val="2"/>
          <w:numId w:val="20"/>
        </w:numPr>
        <w:spacing w:before="11"/>
      </w:pPr>
      <w:r w:rsidRPr="00E53614">
        <w:t>The security committee will advise and guide the department in adopting a proactive approach in the use of technology when protecting the assets, people and information.</w:t>
      </w:r>
      <w:r w:rsidR="006F737D" w:rsidRPr="006F737D">
        <w:t xml:space="preserve"> </w:t>
      </w:r>
    </w:p>
    <w:p w14:paraId="43F2D9B4" w14:textId="77777777" w:rsidR="006F737D" w:rsidRDefault="006F737D" w:rsidP="006F737D">
      <w:pPr>
        <w:pStyle w:val="ListParagraph"/>
      </w:pPr>
    </w:p>
    <w:p w14:paraId="5D8C9235" w14:textId="4FE5D0DC" w:rsidR="006F737D" w:rsidRPr="001C1F34" w:rsidRDefault="006F737D" w:rsidP="006F737D">
      <w:pPr>
        <w:pStyle w:val="ListParagraph"/>
        <w:numPr>
          <w:ilvl w:val="2"/>
          <w:numId w:val="20"/>
        </w:numPr>
        <w:spacing w:before="11"/>
      </w:pPr>
      <w:r w:rsidRPr="001C1F34">
        <w:t xml:space="preserve">The Security </w:t>
      </w:r>
      <w:r>
        <w:t xml:space="preserve">Committee </w:t>
      </w:r>
      <w:r w:rsidRPr="001C1F34">
        <w:t>shall include security representation from the following entities within its domain:</w:t>
      </w:r>
    </w:p>
    <w:p w14:paraId="74D1F130" w14:textId="77777777" w:rsidR="006F737D" w:rsidRPr="001C1F34" w:rsidRDefault="006F737D" w:rsidP="006F737D">
      <w:pPr>
        <w:spacing w:before="11"/>
      </w:pPr>
    </w:p>
    <w:p w14:paraId="351EBAE5" w14:textId="77777777" w:rsidR="006F737D" w:rsidRPr="001C1F34" w:rsidRDefault="006F737D" w:rsidP="006F737D">
      <w:pPr>
        <w:spacing w:before="11"/>
        <w:ind w:firstLine="709"/>
      </w:pPr>
      <w:r w:rsidRPr="001C1F34">
        <w:tab/>
        <w:t xml:space="preserve">      •</w:t>
      </w:r>
      <w:r w:rsidRPr="001C1F34">
        <w:tab/>
        <w:t xml:space="preserve">Chief Land Claim Commissioner  </w:t>
      </w:r>
    </w:p>
    <w:p w14:paraId="76F4B1CA" w14:textId="77777777" w:rsidR="006F737D" w:rsidRPr="001C1F34" w:rsidRDefault="006F737D" w:rsidP="006F737D">
      <w:pPr>
        <w:pStyle w:val="ListParagraph"/>
        <w:numPr>
          <w:ilvl w:val="0"/>
          <w:numId w:val="33"/>
        </w:numPr>
        <w:spacing w:before="11"/>
      </w:pPr>
      <w:r w:rsidRPr="001C1F34">
        <w:t xml:space="preserve">Rural Development  </w:t>
      </w:r>
    </w:p>
    <w:p w14:paraId="245580FB" w14:textId="77777777" w:rsidR="006F737D" w:rsidRPr="001C1F34" w:rsidRDefault="006F737D" w:rsidP="006F737D">
      <w:pPr>
        <w:pStyle w:val="ListParagraph"/>
        <w:numPr>
          <w:ilvl w:val="0"/>
          <w:numId w:val="33"/>
        </w:numPr>
        <w:spacing w:before="11"/>
      </w:pPr>
      <w:r w:rsidRPr="001C1F34">
        <w:t xml:space="preserve">Land Redistribution and Tenure Reform </w:t>
      </w:r>
    </w:p>
    <w:p w14:paraId="7F41D48D" w14:textId="77777777" w:rsidR="006F737D" w:rsidRPr="001C1F34" w:rsidRDefault="006F737D" w:rsidP="006F737D">
      <w:pPr>
        <w:pStyle w:val="ListParagraph"/>
        <w:numPr>
          <w:ilvl w:val="0"/>
          <w:numId w:val="33"/>
        </w:numPr>
        <w:spacing w:before="11"/>
      </w:pPr>
      <w:r w:rsidRPr="001C1F34">
        <w:t xml:space="preserve">Spatial Planning and Land Use Management  </w:t>
      </w:r>
    </w:p>
    <w:p w14:paraId="1B842E58" w14:textId="77777777" w:rsidR="006F737D" w:rsidRPr="001C1F34" w:rsidRDefault="006F737D" w:rsidP="006F737D">
      <w:pPr>
        <w:pStyle w:val="ListParagraph"/>
        <w:numPr>
          <w:ilvl w:val="0"/>
          <w:numId w:val="33"/>
        </w:numPr>
        <w:spacing w:before="11"/>
      </w:pPr>
      <w:r w:rsidRPr="001C1F34">
        <w:t xml:space="preserve">Deeds Registration </w:t>
      </w:r>
    </w:p>
    <w:p w14:paraId="38F2A908" w14:textId="77777777" w:rsidR="006F737D" w:rsidRDefault="006F737D" w:rsidP="006F737D">
      <w:pPr>
        <w:pStyle w:val="ListParagraph"/>
        <w:numPr>
          <w:ilvl w:val="0"/>
          <w:numId w:val="33"/>
        </w:numPr>
        <w:spacing w:before="11"/>
      </w:pPr>
      <w:r w:rsidRPr="001C1F34">
        <w:t>NGSM</w:t>
      </w:r>
    </w:p>
    <w:p w14:paraId="1DA916F5" w14:textId="3F1E965F" w:rsidR="006F737D" w:rsidRPr="001C1F34" w:rsidRDefault="006F737D" w:rsidP="006F737D">
      <w:pPr>
        <w:pStyle w:val="ListParagraph"/>
        <w:numPr>
          <w:ilvl w:val="0"/>
          <w:numId w:val="33"/>
        </w:numPr>
        <w:spacing w:before="11"/>
      </w:pPr>
      <w:r>
        <w:t>Corporate Support Services</w:t>
      </w:r>
    </w:p>
    <w:p w14:paraId="63E73800" w14:textId="504B612F" w:rsidR="00E53614" w:rsidRDefault="00E53614" w:rsidP="006F737D">
      <w:pPr>
        <w:pStyle w:val="BodyText"/>
        <w:spacing w:before="6"/>
        <w:ind w:left="720"/>
        <w:jc w:val="both"/>
        <w:rPr>
          <w:sz w:val="22"/>
          <w:szCs w:val="22"/>
        </w:rPr>
      </w:pPr>
    </w:p>
    <w:p w14:paraId="2AAB3112" w14:textId="77777777" w:rsidR="006F737D" w:rsidRPr="00F67E86" w:rsidRDefault="006F737D" w:rsidP="006F737D">
      <w:pPr>
        <w:pStyle w:val="ListParagraph"/>
        <w:rPr>
          <w:color w:val="000000" w:themeColor="text1"/>
        </w:rPr>
      </w:pPr>
    </w:p>
    <w:p w14:paraId="385C50DC" w14:textId="77777777" w:rsidR="00E50E13" w:rsidRPr="00F67E86" w:rsidRDefault="00E50E13" w:rsidP="00E50E13">
      <w:pPr>
        <w:pStyle w:val="ListParagraph"/>
        <w:rPr>
          <w:color w:val="000000" w:themeColor="text1"/>
        </w:rPr>
      </w:pPr>
    </w:p>
    <w:p w14:paraId="4896E13C" w14:textId="77777777" w:rsidR="007202BE" w:rsidRPr="00F67E86" w:rsidRDefault="007202BE" w:rsidP="001A60D4">
      <w:pPr>
        <w:pStyle w:val="BodyText"/>
        <w:numPr>
          <w:ilvl w:val="1"/>
          <w:numId w:val="18"/>
        </w:numPr>
        <w:spacing w:before="6"/>
        <w:jc w:val="both"/>
        <w:rPr>
          <w:b/>
          <w:bCs/>
          <w:color w:val="000000" w:themeColor="text1"/>
          <w:sz w:val="22"/>
          <w:szCs w:val="22"/>
        </w:rPr>
      </w:pPr>
      <w:r w:rsidRPr="00F67E86">
        <w:rPr>
          <w:b/>
          <w:bCs/>
          <w:color w:val="000000" w:themeColor="text1"/>
          <w:sz w:val="22"/>
          <w:szCs w:val="22"/>
        </w:rPr>
        <w:t>The National Security Forum (NSF)</w:t>
      </w:r>
    </w:p>
    <w:p w14:paraId="5F4BA86A" w14:textId="77777777" w:rsidR="00CB4C2C" w:rsidRPr="00F67E86" w:rsidRDefault="00CB4C2C" w:rsidP="00CB4C2C">
      <w:pPr>
        <w:pStyle w:val="BodyText"/>
        <w:spacing w:before="6"/>
        <w:ind w:left="480"/>
        <w:jc w:val="both"/>
        <w:rPr>
          <w:b/>
          <w:bCs/>
          <w:color w:val="000000" w:themeColor="text1"/>
          <w:sz w:val="22"/>
          <w:szCs w:val="22"/>
        </w:rPr>
      </w:pPr>
    </w:p>
    <w:p w14:paraId="7488E0BE" w14:textId="77777777" w:rsidR="007202BE" w:rsidRPr="00F67E86" w:rsidRDefault="007202BE" w:rsidP="007202BE">
      <w:pPr>
        <w:spacing w:before="11"/>
        <w:ind w:left="709" w:hanging="709"/>
        <w:jc w:val="both"/>
        <w:rPr>
          <w:color w:val="000000" w:themeColor="text1"/>
        </w:rPr>
      </w:pPr>
      <w:r w:rsidRPr="00F67E86">
        <w:rPr>
          <w:color w:val="000000" w:themeColor="text1"/>
        </w:rPr>
        <w:t>5.2.1</w:t>
      </w:r>
      <w:r w:rsidRPr="00F67E86">
        <w:rPr>
          <w:color w:val="000000" w:themeColor="text1"/>
        </w:rPr>
        <w:tab/>
        <w:t>The CD: SFMS shall be responsible for the establishment of the National Security Forum (NSF). The approval for the appointment of the members shall be obtained from the Director-General and shall include the security managers from all departmental entities or the delegates and will be chaired by Chief Directorate: Security and Facility Management Services (CD: SFMS).</w:t>
      </w:r>
    </w:p>
    <w:p w14:paraId="4222CAFD" w14:textId="77777777" w:rsidR="007202BE" w:rsidRPr="00F67E86" w:rsidRDefault="007202BE" w:rsidP="007202BE">
      <w:pPr>
        <w:spacing w:before="11"/>
        <w:jc w:val="both"/>
        <w:rPr>
          <w:color w:val="000000" w:themeColor="text1"/>
        </w:rPr>
      </w:pPr>
    </w:p>
    <w:p w14:paraId="4BD23063" w14:textId="77777777" w:rsidR="007202BE" w:rsidRPr="00F67E86" w:rsidRDefault="007202BE" w:rsidP="007202BE">
      <w:pPr>
        <w:spacing w:before="11"/>
        <w:ind w:left="709" w:hanging="709"/>
        <w:jc w:val="both"/>
        <w:rPr>
          <w:color w:val="000000" w:themeColor="text1"/>
        </w:rPr>
      </w:pPr>
      <w:r w:rsidRPr="00F67E86">
        <w:rPr>
          <w:color w:val="000000" w:themeColor="text1"/>
        </w:rPr>
        <w:t>5.2.2</w:t>
      </w:r>
      <w:r w:rsidRPr="00F67E86">
        <w:rPr>
          <w:color w:val="000000" w:themeColor="text1"/>
        </w:rPr>
        <w:tab/>
        <w:t>The forum shall be responsible for assisting in drafting and reviewing of security policies and security directives of the departmental entities in order to enhance the protection of assets, including personnel and information as well as assist in determining the risks to assets and information held by such entities of which requires the aforementioned protection and that are, in order of priority, to be addressed by the Department.</w:t>
      </w:r>
    </w:p>
    <w:p w14:paraId="5997360E" w14:textId="77777777" w:rsidR="007202BE" w:rsidRPr="00F67E86" w:rsidRDefault="007202BE" w:rsidP="007202BE">
      <w:pPr>
        <w:spacing w:before="11"/>
        <w:ind w:left="709" w:hanging="709"/>
        <w:jc w:val="both"/>
        <w:rPr>
          <w:color w:val="000000" w:themeColor="text1"/>
        </w:rPr>
      </w:pPr>
      <w:r w:rsidRPr="00F67E86">
        <w:rPr>
          <w:color w:val="000000" w:themeColor="text1"/>
        </w:rPr>
        <w:t>5.2.3</w:t>
      </w:r>
      <w:r w:rsidRPr="00F67E86">
        <w:rPr>
          <w:color w:val="000000" w:themeColor="text1"/>
        </w:rPr>
        <w:tab/>
        <w:t xml:space="preserve">The National Security Forum (NSF) in terms of its responsibility will play a vital role to assist in the development and enhancement of security standards in terms of a uniformed approach with regards to risk monitoring, review of security prescripts and the implementation of applicable security measures.  </w:t>
      </w:r>
    </w:p>
    <w:p w14:paraId="1901AD1A" w14:textId="77777777" w:rsidR="007202BE" w:rsidRPr="00F67E86" w:rsidRDefault="007202BE" w:rsidP="007202BE">
      <w:pPr>
        <w:spacing w:before="11"/>
        <w:rPr>
          <w:color w:val="000000" w:themeColor="text1"/>
        </w:rPr>
      </w:pPr>
    </w:p>
    <w:p w14:paraId="705A7524" w14:textId="77777777" w:rsidR="007202BE" w:rsidRPr="00F67E86" w:rsidRDefault="007202BE" w:rsidP="007202BE">
      <w:pPr>
        <w:spacing w:before="11"/>
        <w:ind w:left="709" w:hanging="709"/>
        <w:rPr>
          <w:color w:val="000000" w:themeColor="text1"/>
        </w:rPr>
      </w:pPr>
      <w:r w:rsidRPr="00F67E86">
        <w:rPr>
          <w:color w:val="000000" w:themeColor="text1"/>
        </w:rPr>
        <w:t>5.2.4</w:t>
      </w:r>
      <w:r w:rsidRPr="00F67E86">
        <w:rPr>
          <w:color w:val="000000" w:themeColor="text1"/>
        </w:rPr>
        <w:tab/>
      </w:r>
      <w:bookmarkStart w:id="9" w:name="_Hlk211582912"/>
      <w:r w:rsidRPr="00F67E86">
        <w:rPr>
          <w:color w:val="000000" w:themeColor="text1"/>
        </w:rPr>
        <w:t>The National Security Forum (NSF) shall include security representation from the following entities within its domain:</w:t>
      </w:r>
    </w:p>
    <w:p w14:paraId="594CD6D8" w14:textId="77777777" w:rsidR="007202BE" w:rsidRPr="00F67E86" w:rsidRDefault="007202BE" w:rsidP="007202BE">
      <w:pPr>
        <w:spacing w:before="11"/>
        <w:rPr>
          <w:color w:val="000000" w:themeColor="text1"/>
        </w:rPr>
      </w:pPr>
    </w:p>
    <w:p w14:paraId="73DB048B" w14:textId="03D11283" w:rsidR="007202BE" w:rsidRPr="00F67E86" w:rsidRDefault="003F293C" w:rsidP="007202BE">
      <w:pPr>
        <w:spacing w:before="11"/>
        <w:ind w:firstLine="709"/>
        <w:rPr>
          <w:color w:val="000000" w:themeColor="text1"/>
        </w:rPr>
      </w:pPr>
      <w:r w:rsidRPr="00F67E86">
        <w:rPr>
          <w:color w:val="000000" w:themeColor="text1"/>
        </w:rPr>
        <w:tab/>
        <w:t xml:space="preserve">      </w:t>
      </w:r>
      <w:r w:rsidR="007202BE" w:rsidRPr="00F67E86">
        <w:rPr>
          <w:color w:val="000000" w:themeColor="text1"/>
        </w:rPr>
        <w:t>•</w:t>
      </w:r>
      <w:r w:rsidR="007202BE" w:rsidRPr="00F67E86">
        <w:rPr>
          <w:color w:val="000000" w:themeColor="text1"/>
        </w:rPr>
        <w:tab/>
      </w:r>
      <w:r w:rsidRPr="00F67E86">
        <w:rPr>
          <w:color w:val="000000" w:themeColor="text1"/>
        </w:rPr>
        <w:t xml:space="preserve">Chief Land Claim Commissioner </w:t>
      </w:r>
      <w:r w:rsidR="005476FE" w:rsidRPr="00F67E86">
        <w:rPr>
          <w:color w:val="000000" w:themeColor="text1"/>
        </w:rPr>
        <w:t xml:space="preserve"> </w:t>
      </w:r>
    </w:p>
    <w:p w14:paraId="344A2DCD" w14:textId="77777777" w:rsidR="00E36EAF" w:rsidRPr="00F67E86" w:rsidRDefault="005476FE" w:rsidP="00E36EAF">
      <w:pPr>
        <w:pStyle w:val="ListParagraph"/>
        <w:numPr>
          <w:ilvl w:val="0"/>
          <w:numId w:val="33"/>
        </w:numPr>
        <w:spacing w:before="11"/>
        <w:rPr>
          <w:color w:val="000000" w:themeColor="text1"/>
        </w:rPr>
      </w:pPr>
      <w:r w:rsidRPr="00F67E86">
        <w:rPr>
          <w:color w:val="000000" w:themeColor="text1"/>
        </w:rPr>
        <w:t xml:space="preserve">Rural Development </w:t>
      </w:r>
      <w:r w:rsidR="00E36EAF" w:rsidRPr="00F67E86">
        <w:rPr>
          <w:color w:val="000000" w:themeColor="text1"/>
        </w:rPr>
        <w:t xml:space="preserve"> </w:t>
      </w:r>
    </w:p>
    <w:p w14:paraId="1CCBDB21" w14:textId="77777777" w:rsidR="005476FE" w:rsidRPr="00F67E86" w:rsidRDefault="005476FE" w:rsidP="00E36EAF">
      <w:pPr>
        <w:pStyle w:val="ListParagraph"/>
        <w:numPr>
          <w:ilvl w:val="0"/>
          <w:numId w:val="33"/>
        </w:numPr>
        <w:spacing w:before="11"/>
        <w:rPr>
          <w:color w:val="000000" w:themeColor="text1"/>
        </w:rPr>
      </w:pPr>
      <w:r w:rsidRPr="00F67E86">
        <w:rPr>
          <w:color w:val="000000" w:themeColor="text1"/>
        </w:rPr>
        <w:t xml:space="preserve">Land Redistribution and Tenure Reform </w:t>
      </w:r>
    </w:p>
    <w:p w14:paraId="53A249AB" w14:textId="77777777" w:rsidR="005476FE" w:rsidRPr="00F67E86" w:rsidRDefault="005476FE" w:rsidP="00E36EAF">
      <w:pPr>
        <w:pStyle w:val="ListParagraph"/>
        <w:numPr>
          <w:ilvl w:val="0"/>
          <w:numId w:val="33"/>
        </w:numPr>
        <w:spacing w:before="11"/>
        <w:rPr>
          <w:color w:val="000000" w:themeColor="text1"/>
        </w:rPr>
      </w:pPr>
      <w:r w:rsidRPr="00F67E86">
        <w:rPr>
          <w:color w:val="000000" w:themeColor="text1"/>
        </w:rPr>
        <w:t xml:space="preserve">Spatial Planning and Land Use Management  </w:t>
      </w:r>
    </w:p>
    <w:p w14:paraId="13F1064E" w14:textId="77777777" w:rsidR="005476FE" w:rsidRPr="00F67E86" w:rsidRDefault="005476FE" w:rsidP="00E36EAF">
      <w:pPr>
        <w:pStyle w:val="ListParagraph"/>
        <w:numPr>
          <w:ilvl w:val="0"/>
          <w:numId w:val="33"/>
        </w:numPr>
        <w:spacing w:before="11"/>
        <w:rPr>
          <w:color w:val="000000" w:themeColor="text1"/>
        </w:rPr>
      </w:pPr>
      <w:r w:rsidRPr="00F67E86">
        <w:rPr>
          <w:color w:val="000000" w:themeColor="text1"/>
        </w:rPr>
        <w:t xml:space="preserve">Deeds Registration </w:t>
      </w:r>
    </w:p>
    <w:p w14:paraId="095926CD" w14:textId="6F9582D8" w:rsidR="003F293C" w:rsidRPr="00F67E86" w:rsidRDefault="003F293C" w:rsidP="00E36EAF">
      <w:pPr>
        <w:pStyle w:val="ListParagraph"/>
        <w:numPr>
          <w:ilvl w:val="0"/>
          <w:numId w:val="33"/>
        </w:numPr>
        <w:spacing w:before="11"/>
        <w:rPr>
          <w:color w:val="000000" w:themeColor="text1"/>
        </w:rPr>
      </w:pPr>
      <w:r w:rsidRPr="00F67E86">
        <w:rPr>
          <w:color w:val="000000" w:themeColor="text1"/>
        </w:rPr>
        <w:t>NGSM</w:t>
      </w:r>
    </w:p>
    <w:bookmarkEnd w:id="9"/>
    <w:p w14:paraId="710B1A46" w14:textId="77777777" w:rsidR="00A62740" w:rsidRDefault="008A710C" w:rsidP="001A60D4">
      <w:pPr>
        <w:pStyle w:val="ListParagraph"/>
        <w:numPr>
          <w:ilvl w:val="0"/>
          <w:numId w:val="18"/>
        </w:numPr>
        <w:ind w:left="709" w:hanging="709"/>
        <w:rPr>
          <w:b/>
        </w:rPr>
      </w:pPr>
      <w:r>
        <w:rPr>
          <w:b/>
        </w:rPr>
        <w:lastRenderedPageBreak/>
        <w:t>PHYSICAL</w:t>
      </w:r>
      <w:r>
        <w:rPr>
          <w:b/>
          <w:spacing w:val="2"/>
        </w:rPr>
        <w:t xml:space="preserve"> </w:t>
      </w:r>
      <w:r>
        <w:rPr>
          <w:b/>
        </w:rPr>
        <w:t>SECURITY</w:t>
      </w:r>
      <w:r w:rsidR="00376717">
        <w:rPr>
          <w:b/>
        </w:rPr>
        <w:t xml:space="preserve"> AND SPECIAL EVENTS</w:t>
      </w:r>
    </w:p>
    <w:p w14:paraId="51FBE1B2" w14:textId="77777777" w:rsidR="00A62740" w:rsidRDefault="00A62740">
      <w:pPr>
        <w:pStyle w:val="BodyText"/>
        <w:spacing w:before="1"/>
        <w:rPr>
          <w:b/>
          <w:sz w:val="23"/>
        </w:rPr>
      </w:pPr>
    </w:p>
    <w:p w14:paraId="470E43A7" w14:textId="13C22716" w:rsidR="00A62740" w:rsidRDefault="008A710C" w:rsidP="001A60D4">
      <w:pPr>
        <w:pStyle w:val="ListParagraph"/>
        <w:numPr>
          <w:ilvl w:val="0"/>
          <w:numId w:val="7"/>
        </w:numPr>
        <w:tabs>
          <w:tab w:val="left" w:pos="1030"/>
        </w:tabs>
        <w:spacing w:line="244" w:lineRule="auto"/>
        <w:ind w:right="561" w:hanging="320"/>
        <w:jc w:val="both"/>
      </w:pPr>
      <w:r>
        <w:t xml:space="preserve">Physical security </w:t>
      </w:r>
      <w:r w:rsidR="00E53614">
        <w:t>measures must</w:t>
      </w:r>
      <w:r>
        <w:t xml:space="preserve"> be developed, implemented and </w:t>
      </w:r>
      <w:r w:rsidR="00CB4C2C">
        <w:t>maintained to</w:t>
      </w:r>
      <w:r>
        <w:t xml:space="preserve"> ensure that the entire D</w:t>
      </w:r>
      <w:r w:rsidR="00CB4C2C">
        <w:t>LRRD</w:t>
      </w:r>
      <w:r>
        <w:t>, its personnel, information and property are secured, based on the recommendations of the T</w:t>
      </w:r>
      <w:r w:rsidR="006F737D">
        <w:t xml:space="preserve">hreat and </w:t>
      </w:r>
      <w:r>
        <w:t>R</w:t>
      </w:r>
      <w:r w:rsidR="006F737D">
        <w:t xml:space="preserve">isk </w:t>
      </w:r>
      <w:r>
        <w:t>A</w:t>
      </w:r>
      <w:r w:rsidR="006F737D">
        <w:t xml:space="preserve">ssessments (TRA) </w:t>
      </w:r>
      <w:r w:rsidR="00CB4C2C">
        <w:t xml:space="preserve">conducted by the </w:t>
      </w:r>
      <w:bookmarkStart w:id="10" w:name="_Hlk149046801"/>
      <w:r w:rsidR="00CB4C2C">
        <w:t>CD: SFMS</w:t>
      </w:r>
      <w:bookmarkEnd w:id="10"/>
      <w:r>
        <w:t>.</w:t>
      </w:r>
    </w:p>
    <w:p w14:paraId="09463D48" w14:textId="77777777" w:rsidR="00A62740" w:rsidRDefault="00A62740" w:rsidP="00CB4C2C">
      <w:pPr>
        <w:pStyle w:val="BodyText"/>
        <w:spacing w:before="11"/>
        <w:ind w:hanging="320"/>
        <w:rPr>
          <w:sz w:val="22"/>
        </w:rPr>
      </w:pPr>
    </w:p>
    <w:p w14:paraId="66A99DF0" w14:textId="77777777" w:rsidR="00A62740" w:rsidRDefault="008A710C" w:rsidP="001A60D4">
      <w:pPr>
        <w:pStyle w:val="ListParagraph"/>
        <w:numPr>
          <w:ilvl w:val="0"/>
          <w:numId w:val="7"/>
        </w:numPr>
        <w:tabs>
          <w:tab w:val="left" w:pos="1030"/>
        </w:tabs>
        <w:spacing w:line="247" w:lineRule="auto"/>
        <w:ind w:right="558" w:hanging="320"/>
        <w:jc w:val="both"/>
      </w:pPr>
      <w:r>
        <w:t xml:space="preserve">The department must ensure that physical security </w:t>
      </w:r>
      <w:r w:rsidR="00CB4C2C">
        <w:t>is fully</w:t>
      </w:r>
      <w:r>
        <w:t xml:space="preserve"> </w:t>
      </w:r>
      <w:r w:rsidR="00CB4C2C">
        <w:t>integrated during</w:t>
      </w:r>
      <w:r>
        <w:t xml:space="preserve"> the process of planning, selecting, designing, modifying and leasing of its facilities. The department</w:t>
      </w:r>
      <w:r>
        <w:rPr>
          <w:spacing w:val="8"/>
        </w:rPr>
        <w:t xml:space="preserve"> </w:t>
      </w:r>
      <w:r>
        <w:t>shall:</w:t>
      </w:r>
    </w:p>
    <w:p w14:paraId="141CF587" w14:textId="77777777" w:rsidR="00CB4C2C" w:rsidRDefault="00CB4C2C" w:rsidP="00CB4C2C">
      <w:pPr>
        <w:pStyle w:val="ListParagraph"/>
      </w:pPr>
    </w:p>
    <w:p w14:paraId="360400C1" w14:textId="77777777" w:rsidR="00A62740" w:rsidRPr="00CB4C2C" w:rsidRDefault="008A710C" w:rsidP="001A60D4">
      <w:pPr>
        <w:pStyle w:val="ListParagraph"/>
        <w:numPr>
          <w:ilvl w:val="1"/>
          <w:numId w:val="7"/>
        </w:numPr>
        <w:tabs>
          <w:tab w:val="left" w:pos="993"/>
          <w:tab w:val="left" w:pos="1418"/>
        </w:tabs>
        <w:spacing w:before="3" w:line="244" w:lineRule="auto"/>
        <w:ind w:left="1418" w:right="560" w:hanging="425"/>
        <w:jc w:val="both"/>
        <w:rPr>
          <w:sz w:val="23"/>
        </w:rPr>
      </w:pPr>
      <w:r>
        <w:t>continue to select, design and modify facilities in order to facilitate the effective control of access</w:t>
      </w:r>
      <w:r w:rsidRPr="00CB4C2C">
        <w:rPr>
          <w:spacing w:val="14"/>
        </w:rPr>
        <w:t xml:space="preserve"> </w:t>
      </w:r>
      <w:r>
        <w:t>thereto,</w:t>
      </w:r>
    </w:p>
    <w:p w14:paraId="529DB53E" w14:textId="77777777" w:rsidR="00A62740" w:rsidRDefault="008A710C" w:rsidP="001A60D4">
      <w:pPr>
        <w:pStyle w:val="ListParagraph"/>
        <w:numPr>
          <w:ilvl w:val="1"/>
          <w:numId w:val="7"/>
        </w:numPr>
        <w:tabs>
          <w:tab w:val="left" w:pos="993"/>
          <w:tab w:val="left" w:pos="1418"/>
        </w:tabs>
        <w:spacing w:before="105" w:line="247" w:lineRule="auto"/>
        <w:ind w:left="1418" w:right="555" w:hanging="425"/>
        <w:jc w:val="both"/>
      </w:pPr>
      <w:r>
        <w:t xml:space="preserve">demarcate restricted access areas and have the necessary entry barriers, security systems and </w:t>
      </w:r>
      <w:r w:rsidR="00CB4C2C">
        <w:t>equipment to effectively control</w:t>
      </w:r>
      <w:r>
        <w:t xml:space="preserve"> access</w:t>
      </w:r>
      <w:r>
        <w:rPr>
          <w:spacing w:val="3"/>
        </w:rPr>
        <w:t xml:space="preserve"> </w:t>
      </w:r>
      <w:r>
        <w:t>thereto,</w:t>
      </w:r>
    </w:p>
    <w:p w14:paraId="073EF028" w14:textId="77777777" w:rsidR="00A62740" w:rsidRDefault="008A710C" w:rsidP="001A60D4">
      <w:pPr>
        <w:pStyle w:val="ListParagraph"/>
        <w:numPr>
          <w:ilvl w:val="1"/>
          <w:numId w:val="7"/>
        </w:numPr>
        <w:tabs>
          <w:tab w:val="left" w:pos="993"/>
          <w:tab w:val="left" w:pos="1418"/>
        </w:tabs>
        <w:spacing w:line="244" w:lineRule="auto"/>
        <w:ind w:left="1418" w:right="557" w:hanging="425"/>
        <w:jc w:val="both"/>
      </w:pPr>
      <w:r>
        <w:t>include the necessary security specifications in planning, request for proposals and tender</w:t>
      </w:r>
      <w:r>
        <w:rPr>
          <w:spacing w:val="5"/>
        </w:rPr>
        <w:t xml:space="preserve"> </w:t>
      </w:r>
      <w:r>
        <w:t>documentation,</w:t>
      </w:r>
    </w:p>
    <w:p w14:paraId="148FDFD6" w14:textId="77777777" w:rsidR="00A62740" w:rsidRDefault="008A710C" w:rsidP="001A60D4">
      <w:pPr>
        <w:pStyle w:val="ListParagraph"/>
        <w:numPr>
          <w:ilvl w:val="1"/>
          <w:numId w:val="7"/>
        </w:numPr>
        <w:tabs>
          <w:tab w:val="left" w:pos="993"/>
          <w:tab w:val="left" w:pos="1418"/>
        </w:tabs>
        <w:spacing w:line="244" w:lineRule="auto"/>
        <w:ind w:left="1418" w:right="560" w:hanging="425"/>
        <w:jc w:val="both"/>
      </w:pPr>
      <w:r>
        <w:t xml:space="preserve">incorporate related costs in funding requirements </w:t>
      </w:r>
      <w:r w:rsidR="00CB4C2C">
        <w:t>for the</w:t>
      </w:r>
      <w:r>
        <w:t xml:space="preserve"> implementation of the</w:t>
      </w:r>
      <w:r>
        <w:rPr>
          <w:spacing w:val="10"/>
        </w:rPr>
        <w:t xml:space="preserve"> </w:t>
      </w:r>
      <w:r>
        <w:t>above.</w:t>
      </w:r>
    </w:p>
    <w:p w14:paraId="6E8ADC25" w14:textId="77777777" w:rsidR="00A62740" w:rsidRDefault="00A62740" w:rsidP="00CB4C2C">
      <w:pPr>
        <w:pStyle w:val="BodyText"/>
        <w:tabs>
          <w:tab w:val="left" w:pos="993"/>
        </w:tabs>
        <w:spacing w:before="4"/>
        <w:ind w:hanging="1242"/>
        <w:rPr>
          <w:sz w:val="22"/>
        </w:rPr>
      </w:pPr>
    </w:p>
    <w:p w14:paraId="602C7B9D" w14:textId="77777777" w:rsidR="003A4700" w:rsidRDefault="003A4700" w:rsidP="00CB4C2C">
      <w:pPr>
        <w:pStyle w:val="BodyText"/>
        <w:tabs>
          <w:tab w:val="left" w:pos="993"/>
        </w:tabs>
        <w:spacing w:before="4"/>
        <w:ind w:hanging="1242"/>
        <w:rPr>
          <w:sz w:val="22"/>
        </w:rPr>
      </w:pPr>
    </w:p>
    <w:p w14:paraId="258F1FC3" w14:textId="0A922344" w:rsidR="00A62740" w:rsidRDefault="008A710C" w:rsidP="001A60D4">
      <w:pPr>
        <w:pStyle w:val="ListParagraph"/>
        <w:numPr>
          <w:ilvl w:val="0"/>
          <w:numId w:val="7"/>
        </w:numPr>
        <w:tabs>
          <w:tab w:val="left" w:pos="1030"/>
        </w:tabs>
        <w:spacing w:line="247" w:lineRule="auto"/>
        <w:ind w:right="557" w:hanging="320"/>
        <w:jc w:val="both"/>
      </w:pPr>
      <w:r>
        <w:t xml:space="preserve">All </w:t>
      </w:r>
      <w:r w:rsidR="003A4700">
        <w:t>SMS / Man</w:t>
      </w:r>
      <w:r w:rsidR="006A6277">
        <w:t>a</w:t>
      </w:r>
      <w:r w:rsidR="003A4700">
        <w:t>gers / Supervisors</w:t>
      </w:r>
      <w:r>
        <w:t xml:space="preserve"> must also ensure that the implementation of appropriate physical security measures for the secure storage, transmittal and disposal of classified information are adhered to by all employees under their supervision (see Security Operating Procedures).</w:t>
      </w:r>
    </w:p>
    <w:p w14:paraId="7EC23AA0" w14:textId="77777777" w:rsidR="00A62740" w:rsidRDefault="00A62740">
      <w:pPr>
        <w:pStyle w:val="BodyText"/>
        <w:spacing w:before="1"/>
        <w:rPr>
          <w:sz w:val="22"/>
        </w:rPr>
      </w:pPr>
    </w:p>
    <w:p w14:paraId="7C501491" w14:textId="77777777" w:rsidR="00A62740" w:rsidRDefault="008A710C" w:rsidP="001A60D4">
      <w:pPr>
        <w:pStyle w:val="ListParagraph"/>
        <w:numPr>
          <w:ilvl w:val="1"/>
          <w:numId w:val="18"/>
        </w:numPr>
        <w:tabs>
          <w:tab w:val="left" w:pos="1030"/>
        </w:tabs>
        <w:ind w:left="709" w:hanging="709"/>
        <w:jc w:val="both"/>
        <w:rPr>
          <w:b/>
          <w:i/>
        </w:rPr>
      </w:pPr>
      <w:r>
        <w:rPr>
          <w:b/>
          <w:i/>
        </w:rPr>
        <w:t>Access</w:t>
      </w:r>
      <w:r>
        <w:rPr>
          <w:b/>
          <w:i/>
          <w:spacing w:val="3"/>
        </w:rPr>
        <w:t xml:space="preserve"> </w:t>
      </w:r>
      <w:r>
        <w:rPr>
          <w:b/>
          <w:i/>
        </w:rPr>
        <w:t>control</w:t>
      </w:r>
    </w:p>
    <w:p w14:paraId="2731F60A" w14:textId="77777777" w:rsidR="00A62740" w:rsidRDefault="00A62740">
      <w:pPr>
        <w:pStyle w:val="BodyText"/>
        <w:spacing w:before="5"/>
        <w:rPr>
          <w:b/>
          <w:i/>
          <w:sz w:val="23"/>
        </w:rPr>
      </w:pPr>
    </w:p>
    <w:p w14:paraId="47EDA52B" w14:textId="54937915" w:rsidR="00FE00B3" w:rsidRDefault="00FE00B3" w:rsidP="001A60D4">
      <w:pPr>
        <w:pStyle w:val="ListParagraph"/>
        <w:numPr>
          <w:ilvl w:val="0"/>
          <w:numId w:val="6"/>
        </w:numPr>
        <w:spacing w:line="244" w:lineRule="auto"/>
        <w:ind w:left="1418" w:right="558" w:hanging="425"/>
        <w:jc w:val="both"/>
      </w:pPr>
      <w:r>
        <w:t xml:space="preserve">DLRRD utilize private security service providers to render security guarding services at all premises that includes access control </w:t>
      </w:r>
    </w:p>
    <w:p w14:paraId="42B89EBF" w14:textId="19756698" w:rsidR="00A62740" w:rsidRPr="00CB4C2C" w:rsidRDefault="008A710C" w:rsidP="001A60D4">
      <w:pPr>
        <w:pStyle w:val="ListParagraph"/>
        <w:numPr>
          <w:ilvl w:val="0"/>
          <w:numId w:val="6"/>
        </w:numPr>
        <w:spacing w:line="244" w:lineRule="auto"/>
        <w:ind w:left="1418" w:right="558" w:hanging="425"/>
        <w:jc w:val="both"/>
      </w:pPr>
      <w:r w:rsidRPr="00CB4C2C">
        <w:t xml:space="preserve">All employees must comply with access control procedures </w:t>
      </w:r>
      <w:r w:rsidR="00CB4C2C" w:rsidRPr="00CB4C2C">
        <w:t>at all times</w:t>
      </w:r>
      <w:r w:rsidRPr="00CB4C2C">
        <w:t xml:space="preserve"> while within the D</w:t>
      </w:r>
      <w:r w:rsidR="00FB5092" w:rsidRPr="00CB4C2C">
        <w:t>LRRD</w:t>
      </w:r>
      <w:r w:rsidRPr="00CB4C2C">
        <w:t xml:space="preserve"> premises.</w:t>
      </w:r>
    </w:p>
    <w:p w14:paraId="3FAED94F" w14:textId="77777777" w:rsidR="00E02A0B" w:rsidRDefault="008A710C" w:rsidP="001A60D4">
      <w:pPr>
        <w:pStyle w:val="ListParagraph"/>
        <w:numPr>
          <w:ilvl w:val="0"/>
          <w:numId w:val="6"/>
        </w:numPr>
        <w:spacing w:before="1" w:line="244" w:lineRule="auto"/>
        <w:ind w:left="1418" w:right="689" w:hanging="425"/>
      </w:pPr>
      <w:r w:rsidRPr="00CB4C2C">
        <w:t xml:space="preserve">Access to a restricted area must be reserved only </w:t>
      </w:r>
      <w:r w:rsidR="0020186C" w:rsidRPr="00CB4C2C">
        <w:t>for</w:t>
      </w:r>
      <w:r w:rsidRPr="00CB4C2C">
        <w:t xml:space="preserve"> privileged staff. </w:t>
      </w:r>
    </w:p>
    <w:p w14:paraId="31D36FF6" w14:textId="77777777" w:rsidR="00A62740" w:rsidRPr="00CB4C2C" w:rsidRDefault="008A710C" w:rsidP="001A60D4">
      <w:pPr>
        <w:pStyle w:val="ListParagraph"/>
        <w:numPr>
          <w:ilvl w:val="0"/>
          <w:numId w:val="6"/>
        </w:numPr>
        <w:spacing w:before="1" w:line="244" w:lineRule="auto"/>
        <w:ind w:left="1418" w:right="689" w:hanging="425"/>
      </w:pPr>
      <w:r w:rsidRPr="00CB4C2C">
        <w:t>Staff members must escort their own</w:t>
      </w:r>
      <w:r w:rsidRPr="00CB4C2C">
        <w:rPr>
          <w:spacing w:val="18"/>
        </w:rPr>
        <w:t xml:space="preserve"> </w:t>
      </w:r>
      <w:r w:rsidRPr="00CB4C2C">
        <w:t>visitors.</w:t>
      </w:r>
    </w:p>
    <w:p w14:paraId="177AF60E" w14:textId="77777777" w:rsidR="00A62740" w:rsidRPr="00CB4C2C" w:rsidRDefault="008A710C" w:rsidP="001A60D4">
      <w:pPr>
        <w:pStyle w:val="ListParagraph"/>
        <w:numPr>
          <w:ilvl w:val="0"/>
          <w:numId w:val="6"/>
        </w:numPr>
        <w:spacing w:line="244" w:lineRule="auto"/>
        <w:ind w:left="1418" w:right="558" w:hanging="425"/>
      </w:pPr>
      <w:r w:rsidRPr="00CB4C2C">
        <w:t>Pre-arranged visitors to the Minister, Deputy Minister</w:t>
      </w:r>
      <w:r w:rsidR="007C53BB">
        <w:t xml:space="preserve"> and </w:t>
      </w:r>
      <w:r w:rsidRPr="00CB4C2C">
        <w:t>DG offices shall be escorted by a security</w:t>
      </w:r>
      <w:r w:rsidRPr="00CB4C2C">
        <w:rPr>
          <w:spacing w:val="17"/>
        </w:rPr>
        <w:t xml:space="preserve"> </w:t>
      </w:r>
      <w:r w:rsidRPr="00CB4C2C">
        <w:t>officer.</w:t>
      </w:r>
    </w:p>
    <w:p w14:paraId="41FA2B3A" w14:textId="77777777" w:rsidR="006F737D" w:rsidRDefault="008A710C" w:rsidP="001A60D4">
      <w:pPr>
        <w:pStyle w:val="ListParagraph"/>
        <w:numPr>
          <w:ilvl w:val="0"/>
          <w:numId w:val="6"/>
        </w:numPr>
        <w:spacing w:before="2" w:line="244" w:lineRule="auto"/>
        <w:ind w:left="1418" w:right="557" w:hanging="425"/>
        <w:jc w:val="both"/>
      </w:pPr>
      <w:r w:rsidRPr="00CB4C2C">
        <w:t xml:space="preserve">Visitors and contractors must produce their identification </w:t>
      </w:r>
      <w:r w:rsidR="00CB4C2C" w:rsidRPr="00CB4C2C">
        <w:t>document (</w:t>
      </w:r>
      <w:r w:rsidRPr="00CB4C2C">
        <w:t xml:space="preserve">ID) and/or driver’s </w:t>
      </w:r>
      <w:r w:rsidR="00CB4C2C" w:rsidRPr="00CB4C2C">
        <w:t>license</w:t>
      </w:r>
      <w:r w:rsidRPr="00CB4C2C">
        <w:t xml:space="preserve"> for identification purposes. </w:t>
      </w:r>
    </w:p>
    <w:p w14:paraId="633E27B6" w14:textId="1A62238A" w:rsidR="00A62740" w:rsidRPr="00CB4C2C" w:rsidRDefault="008A710C" w:rsidP="001A60D4">
      <w:pPr>
        <w:pStyle w:val="ListParagraph"/>
        <w:numPr>
          <w:ilvl w:val="0"/>
          <w:numId w:val="6"/>
        </w:numPr>
        <w:spacing w:before="2" w:line="244" w:lineRule="auto"/>
        <w:ind w:left="1418" w:right="557" w:hanging="425"/>
        <w:jc w:val="both"/>
      </w:pPr>
      <w:r w:rsidRPr="00CB4C2C">
        <w:t xml:space="preserve">No visitors or contractors should be granted </w:t>
      </w:r>
      <w:r w:rsidR="00CB4C2C" w:rsidRPr="00CB4C2C">
        <w:t>access to the premises</w:t>
      </w:r>
      <w:r w:rsidRPr="00CB4C2C">
        <w:t>/building without producing an identification document or driver’s</w:t>
      </w:r>
      <w:r w:rsidRPr="00CB4C2C">
        <w:rPr>
          <w:spacing w:val="1"/>
        </w:rPr>
        <w:t xml:space="preserve"> </w:t>
      </w:r>
      <w:r w:rsidR="00CB4C2C" w:rsidRPr="00CB4C2C">
        <w:t>license</w:t>
      </w:r>
      <w:r w:rsidRPr="00CB4C2C">
        <w:t>.</w:t>
      </w:r>
    </w:p>
    <w:p w14:paraId="62866CE6" w14:textId="71F2E10A" w:rsidR="00A62740" w:rsidRDefault="008A710C" w:rsidP="001A60D4">
      <w:pPr>
        <w:pStyle w:val="ListParagraph"/>
        <w:numPr>
          <w:ilvl w:val="0"/>
          <w:numId w:val="6"/>
        </w:numPr>
        <w:spacing w:before="3" w:line="244" w:lineRule="auto"/>
        <w:ind w:left="1418" w:right="557" w:hanging="425"/>
        <w:jc w:val="both"/>
      </w:pPr>
      <w:r w:rsidRPr="00CB4C2C">
        <w:t xml:space="preserve">The </w:t>
      </w:r>
      <w:r w:rsidR="00CB4C2C" w:rsidRPr="00CB4C2C">
        <w:t>CD: SFMS</w:t>
      </w:r>
      <w:r w:rsidRPr="00CB4C2C">
        <w:t xml:space="preserve"> </w:t>
      </w:r>
      <w:r w:rsidR="006A6277">
        <w:t xml:space="preserve">through Security Service Provider </w:t>
      </w:r>
      <w:r w:rsidRPr="00CB4C2C">
        <w:t>s</w:t>
      </w:r>
      <w:r w:rsidR="00CB4C2C" w:rsidRPr="00CB4C2C">
        <w:t xml:space="preserve">hall </w:t>
      </w:r>
      <w:r w:rsidR="006A6277">
        <w:t xml:space="preserve">record and </w:t>
      </w:r>
      <w:r w:rsidRPr="00CB4C2C">
        <w:t>monitor all moveable properties/assets that are entering and leaving the buildings/premises (see Security Operating Procedures).</w:t>
      </w:r>
    </w:p>
    <w:p w14:paraId="5A0C9017" w14:textId="77777777" w:rsidR="003257DB" w:rsidRPr="00CB4C2C" w:rsidRDefault="003257DB" w:rsidP="003257DB">
      <w:pPr>
        <w:pStyle w:val="ListParagraph"/>
        <w:spacing w:before="3" w:line="244" w:lineRule="auto"/>
        <w:ind w:left="1418" w:right="557" w:firstLine="0"/>
        <w:jc w:val="both"/>
      </w:pPr>
    </w:p>
    <w:p w14:paraId="2F00A8B5" w14:textId="77777777" w:rsidR="00A62740" w:rsidRDefault="008A710C" w:rsidP="001A60D4">
      <w:pPr>
        <w:pStyle w:val="ListParagraph"/>
        <w:numPr>
          <w:ilvl w:val="1"/>
          <w:numId w:val="18"/>
        </w:numPr>
        <w:tabs>
          <w:tab w:val="left" w:pos="1030"/>
        </w:tabs>
        <w:spacing w:before="1"/>
        <w:ind w:left="709" w:hanging="709"/>
        <w:jc w:val="both"/>
        <w:rPr>
          <w:b/>
          <w:i/>
        </w:rPr>
      </w:pPr>
      <w:r>
        <w:rPr>
          <w:b/>
          <w:i/>
        </w:rPr>
        <w:t>Key</w:t>
      </w:r>
      <w:r>
        <w:rPr>
          <w:b/>
          <w:i/>
          <w:spacing w:val="3"/>
        </w:rPr>
        <w:t xml:space="preserve"> </w:t>
      </w:r>
      <w:r>
        <w:rPr>
          <w:b/>
          <w:i/>
        </w:rPr>
        <w:t>control</w:t>
      </w:r>
      <w:r w:rsidR="00A068C9">
        <w:rPr>
          <w:b/>
          <w:i/>
        </w:rPr>
        <w:t xml:space="preserve"> System</w:t>
      </w:r>
    </w:p>
    <w:p w14:paraId="4755063D" w14:textId="77777777" w:rsidR="00A62740" w:rsidRDefault="00A62740">
      <w:pPr>
        <w:pStyle w:val="BodyText"/>
        <w:spacing w:before="3"/>
        <w:rPr>
          <w:b/>
          <w:i/>
          <w:sz w:val="23"/>
        </w:rPr>
      </w:pPr>
    </w:p>
    <w:p w14:paraId="23DD2DE0" w14:textId="77777777" w:rsidR="00A62740" w:rsidRDefault="008A710C" w:rsidP="001A60D4">
      <w:pPr>
        <w:pStyle w:val="ListParagraph"/>
        <w:numPr>
          <w:ilvl w:val="0"/>
          <w:numId w:val="5"/>
        </w:numPr>
        <w:spacing w:line="244" w:lineRule="auto"/>
        <w:ind w:left="1418" w:right="558" w:hanging="425"/>
      </w:pPr>
      <w:r>
        <w:t xml:space="preserve">The </w:t>
      </w:r>
      <w:r w:rsidR="00CE3B34">
        <w:t>CD: SFMS shall</w:t>
      </w:r>
      <w:ins w:id="11" w:author="Davedan Paulen Ryan Kuhn" w:date="2025-06-05T13:53:00Z">
        <w:r w:rsidR="00BD162B">
          <w:t xml:space="preserve"> </w:t>
        </w:r>
      </w:ins>
      <w:r w:rsidR="00BD162B">
        <w:t xml:space="preserve">monitor </w:t>
      </w:r>
      <w:r w:rsidR="00CE3B34">
        <w:t xml:space="preserve"> </w:t>
      </w:r>
      <w:r w:rsidR="00BD162B">
        <w:t xml:space="preserve"> the </w:t>
      </w:r>
      <w:r>
        <w:t>effective management of keys and locking</w:t>
      </w:r>
      <w:r>
        <w:rPr>
          <w:spacing w:val="35"/>
        </w:rPr>
        <w:t xml:space="preserve"> </w:t>
      </w:r>
      <w:r>
        <w:t>systems.</w:t>
      </w:r>
    </w:p>
    <w:p w14:paraId="7735AA70" w14:textId="076008D8" w:rsidR="00A62740" w:rsidRDefault="003F293C" w:rsidP="001A60D4">
      <w:pPr>
        <w:pStyle w:val="ListParagraph"/>
        <w:numPr>
          <w:ilvl w:val="0"/>
          <w:numId w:val="5"/>
        </w:numPr>
        <w:spacing w:before="2"/>
        <w:ind w:left="1418" w:hanging="425"/>
      </w:pPr>
      <w:r>
        <w:t xml:space="preserve">Directorates and </w:t>
      </w:r>
      <w:r w:rsidR="00A068C9">
        <w:t>Managers</w:t>
      </w:r>
      <w:r w:rsidR="008A710C">
        <w:t xml:space="preserve"> shall</w:t>
      </w:r>
      <w:r w:rsidR="00BD162B">
        <w:t xml:space="preserve"> appoint </w:t>
      </w:r>
      <w:r>
        <w:t xml:space="preserve">key </w:t>
      </w:r>
      <w:r w:rsidR="006A6277">
        <w:t>custodians that</w:t>
      </w:r>
      <w:r w:rsidR="00BD162B">
        <w:t xml:space="preserve"> will be responsible for key control </w:t>
      </w:r>
      <w:r w:rsidR="008A710C">
        <w:t>in their</w:t>
      </w:r>
      <w:r w:rsidR="008A710C">
        <w:rPr>
          <w:spacing w:val="46"/>
        </w:rPr>
        <w:t xml:space="preserve"> </w:t>
      </w:r>
      <w:r w:rsidR="008A710C">
        <w:t>directorates.</w:t>
      </w:r>
    </w:p>
    <w:p w14:paraId="60D87024" w14:textId="77777777" w:rsidR="00A62740" w:rsidRDefault="00BD162B" w:rsidP="001A60D4">
      <w:pPr>
        <w:pStyle w:val="ListParagraph"/>
        <w:numPr>
          <w:ilvl w:val="0"/>
          <w:numId w:val="5"/>
        </w:numPr>
        <w:spacing w:before="7"/>
        <w:ind w:left="1418" w:hanging="425"/>
      </w:pPr>
      <w:r>
        <w:t xml:space="preserve">Key </w:t>
      </w:r>
      <w:r w:rsidR="008A710C">
        <w:t>Custodians of keys must be appointed in</w:t>
      </w:r>
      <w:r w:rsidR="008A710C">
        <w:rPr>
          <w:spacing w:val="28"/>
        </w:rPr>
        <w:t xml:space="preserve"> </w:t>
      </w:r>
      <w:r w:rsidR="008A710C">
        <w:t>writing.</w:t>
      </w:r>
    </w:p>
    <w:p w14:paraId="6A52ECD1" w14:textId="77777777" w:rsidR="00A62740" w:rsidRDefault="008A710C" w:rsidP="001A60D4">
      <w:pPr>
        <w:pStyle w:val="ListParagraph"/>
        <w:numPr>
          <w:ilvl w:val="0"/>
          <w:numId w:val="5"/>
        </w:numPr>
        <w:spacing w:before="1" w:line="244" w:lineRule="auto"/>
        <w:ind w:left="1418" w:right="557" w:hanging="425"/>
        <w:jc w:val="both"/>
      </w:pPr>
      <w:r>
        <w:lastRenderedPageBreak/>
        <w:t xml:space="preserve">All employees must safeguard their office keys and should not make duplicate keys without prior </w:t>
      </w:r>
      <w:r w:rsidR="00CE3B34">
        <w:t>authorization</w:t>
      </w:r>
      <w:r>
        <w:t xml:space="preserve"> from </w:t>
      </w:r>
      <w:r w:rsidR="00CE3B34">
        <w:t xml:space="preserve">Directorate: Physical </w:t>
      </w:r>
      <w:r>
        <w:t xml:space="preserve">Security </w:t>
      </w:r>
      <w:r w:rsidR="00CE3B34">
        <w:t>and Special Events</w:t>
      </w:r>
      <w:r>
        <w:t>.</w:t>
      </w:r>
    </w:p>
    <w:p w14:paraId="0A5402AB" w14:textId="77777777" w:rsidR="00A62740" w:rsidRDefault="008A710C" w:rsidP="001A60D4">
      <w:pPr>
        <w:pStyle w:val="ListParagraph"/>
        <w:numPr>
          <w:ilvl w:val="0"/>
          <w:numId w:val="5"/>
        </w:numPr>
        <w:spacing w:before="5" w:line="247" w:lineRule="auto"/>
        <w:ind w:left="1418" w:right="557" w:hanging="425"/>
        <w:jc w:val="both"/>
      </w:pPr>
      <w:r>
        <w:t xml:space="preserve">The spare or duplicate keys should be stored in a safe or reinforced steel cabinet, which must be properly managed, </w:t>
      </w:r>
      <w:r w:rsidR="00CE3B34">
        <w:t>utilized</w:t>
      </w:r>
      <w:r>
        <w:t xml:space="preserve"> and kept in accordance with MISS (see Key Control</w:t>
      </w:r>
      <w:r>
        <w:rPr>
          <w:spacing w:val="29"/>
        </w:rPr>
        <w:t xml:space="preserve"> </w:t>
      </w:r>
      <w:r>
        <w:t>Procedures).</w:t>
      </w:r>
    </w:p>
    <w:p w14:paraId="53F70D72" w14:textId="77777777" w:rsidR="007C53BB" w:rsidRDefault="007C53BB" w:rsidP="001A60D4">
      <w:pPr>
        <w:pStyle w:val="ListParagraph"/>
        <w:numPr>
          <w:ilvl w:val="0"/>
          <w:numId w:val="5"/>
        </w:numPr>
        <w:spacing w:before="5" w:line="247" w:lineRule="auto"/>
        <w:ind w:left="1418" w:right="557" w:hanging="425"/>
        <w:jc w:val="both"/>
      </w:pPr>
      <w:r w:rsidRPr="007C53BB">
        <w:t xml:space="preserve">Key custodians </w:t>
      </w:r>
      <w:r>
        <w:t xml:space="preserve">shall be </w:t>
      </w:r>
      <w:r w:rsidRPr="007C53BB">
        <w:t>trained/inducted in terms of key control procedures.</w:t>
      </w:r>
    </w:p>
    <w:p w14:paraId="06E1C6E1" w14:textId="6A867B9F" w:rsidR="00B16453" w:rsidRDefault="00B16453" w:rsidP="001A60D4">
      <w:pPr>
        <w:pStyle w:val="ListParagraph"/>
        <w:numPr>
          <w:ilvl w:val="0"/>
          <w:numId w:val="5"/>
        </w:numPr>
        <w:spacing w:before="5" w:line="247" w:lineRule="auto"/>
        <w:ind w:left="1418" w:right="557" w:hanging="425"/>
        <w:jc w:val="both"/>
      </w:pPr>
      <w:r>
        <w:t xml:space="preserve">Directorate Physical Security and Special Events (Vetting and Screening) </w:t>
      </w:r>
      <w:r w:rsidR="006B69A1">
        <w:t xml:space="preserve">needs to be informed immediately regarding any key control breaches </w:t>
      </w:r>
    </w:p>
    <w:p w14:paraId="47CBB883" w14:textId="77777777" w:rsidR="00E02A0B" w:rsidRDefault="00E02A0B" w:rsidP="00E02A0B">
      <w:pPr>
        <w:spacing w:before="5" w:line="247" w:lineRule="auto"/>
        <w:ind w:right="557"/>
        <w:jc w:val="both"/>
      </w:pPr>
    </w:p>
    <w:p w14:paraId="6D725B38" w14:textId="77777777" w:rsidR="00E02A0B" w:rsidRDefault="00E02A0B" w:rsidP="00E02A0B">
      <w:pPr>
        <w:spacing w:before="5" w:line="247" w:lineRule="auto"/>
        <w:ind w:right="557"/>
        <w:jc w:val="both"/>
      </w:pPr>
    </w:p>
    <w:p w14:paraId="5722672F" w14:textId="1A1727B2" w:rsidR="00A62740" w:rsidRDefault="007777E8" w:rsidP="001A60D4">
      <w:pPr>
        <w:pStyle w:val="ListParagraph"/>
        <w:numPr>
          <w:ilvl w:val="1"/>
          <w:numId w:val="18"/>
        </w:numPr>
        <w:tabs>
          <w:tab w:val="left" w:pos="1029"/>
          <w:tab w:val="left" w:pos="1030"/>
        </w:tabs>
        <w:ind w:left="709" w:hanging="709"/>
        <w:rPr>
          <w:b/>
          <w:i/>
        </w:rPr>
      </w:pPr>
      <w:r>
        <w:rPr>
          <w:b/>
          <w:i/>
        </w:rPr>
        <w:t xml:space="preserve">Reporting of </w:t>
      </w:r>
      <w:r w:rsidR="008A710C">
        <w:rPr>
          <w:b/>
          <w:i/>
        </w:rPr>
        <w:t>Security incidents/breaches</w:t>
      </w:r>
    </w:p>
    <w:p w14:paraId="5DDD4905" w14:textId="77777777" w:rsidR="00A62740" w:rsidRPr="007C1258" w:rsidRDefault="00A62740">
      <w:pPr>
        <w:pStyle w:val="BodyText"/>
        <w:spacing w:before="5"/>
        <w:rPr>
          <w:b/>
          <w:i/>
          <w:sz w:val="23"/>
        </w:rPr>
      </w:pPr>
    </w:p>
    <w:p w14:paraId="0D472195" w14:textId="17F1673C" w:rsidR="00A62740" w:rsidRPr="007C1258" w:rsidRDefault="008A710C" w:rsidP="001A60D4">
      <w:pPr>
        <w:pStyle w:val="ListParagraph"/>
        <w:numPr>
          <w:ilvl w:val="0"/>
          <w:numId w:val="4"/>
        </w:numPr>
        <w:tabs>
          <w:tab w:val="left" w:pos="1418"/>
        </w:tabs>
        <w:spacing w:line="242" w:lineRule="auto"/>
        <w:ind w:left="1418" w:right="560" w:hanging="425"/>
        <w:jc w:val="both"/>
      </w:pPr>
      <w:r w:rsidRPr="007C1258">
        <w:t xml:space="preserve">The </w:t>
      </w:r>
      <w:bookmarkStart w:id="12" w:name="_Hlk149047142"/>
      <w:r w:rsidR="00CE3B34" w:rsidRPr="007C1258">
        <w:t xml:space="preserve">CD: SFMS </w:t>
      </w:r>
      <w:bookmarkEnd w:id="12"/>
      <w:r w:rsidRPr="007C1258">
        <w:t xml:space="preserve">shall develop and implement </w:t>
      </w:r>
      <w:r w:rsidR="00CE3B34" w:rsidRPr="007C1258">
        <w:t>a security</w:t>
      </w:r>
      <w:r w:rsidRPr="007C1258">
        <w:t xml:space="preserve"> breach response mechanism for the</w:t>
      </w:r>
      <w:r w:rsidRPr="007C1258">
        <w:rPr>
          <w:spacing w:val="25"/>
        </w:rPr>
        <w:t xml:space="preserve"> </w:t>
      </w:r>
      <w:r w:rsidRPr="007C1258">
        <w:t>D</w:t>
      </w:r>
      <w:r w:rsidR="00CE3B34" w:rsidRPr="007C1258">
        <w:t>LRRD</w:t>
      </w:r>
      <w:r w:rsidR="007C1258" w:rsidRPr="007C1258">
        <w:t>, by means of National Operations Centre (NOC)</w:t>
      </w:r>
      <w:r w:rsidR="00E02A0B" w:rsidRPr="007C1258">
        <w:t xml:space="preserve"> </w:t>
      </w:r>
      <w:r w:rsidR="00E02A0B" w:rsidRPr="007C1258">
        <w:rPr>
          <w:w w:val="102"/>
          <w:lang w:val="en-ZA" w:eastAsia="en-ZA"/>
        </w:rPr>
        <w:t>in order to address all security breaches / alleged breaches which are reported.</w:t>
      </w:r>
    </w:p>
    <w:p w14:paraId="0C212600" w14:textId="77777777" w:rsidR="007C1258" w:rsidRPr="007C1258" w:rsidRDefault="008A710C" w:rsidP="001A60D4">
      <w:pPr>
        <w:pStyle w:val="ListParagraph"/>
        <w:numPr>
          <w:ilvl w:val="0"/>
          <w:numId w:val="4"/>
        </w:numPr>
        <w:tabs>
          <w:tab w:val="left" w:pos="1418"/>
        </w:tabs>
        <w:spacing w:before="6" w:line="244" w:lineRule="auto"/>
        <w:ind w:left="1418" w:right="557" w:hanging="425"/>
        <w:jc w:val="both"/>
        <w:rPr>
          <w:sz w:val="23"/>
        </w:rPr>
      </w:pPr>
      <w:r w:rsidRPr="007C1258">
        <w:t>All employees of the department must immediately report such a</w:t>
      </w:r>
      <w:r w:rsidR="007C53BB" w:rsidRPr="007C1258">
        <w:t xml:space="preserve"> security</w:t>
      </w:r>
      <w:r w:rsidRPr="007C1258">
        <w:t xml:space="preserve"> breach to the </w:t>
      </w:r>
      <w:r w:rsidR="00CE3B34" w:rsidRPr="007C1258">
        <w:t xml:space="preserve">CD: SFMS immediately </w:t>
      </w:r>
      <w:r w:rsidRPr="007C1258">
        <w:t xml:space="preserve">when they become aware of an incident that might constitute a security breach or an </w:t>
      </w:r>
      <w:r w:rsidR="00CE3B34" w:rsidRPr="007C1258">
        <w:t>unauthorized</w:t>
      </w:r>
      <w:r w:rsidRPr="007C1258">
        <w:t xml:space="preserve"> action (whether accidentally or intentionally), by </w:t>
      </w:r>
      <w:r w:rsidR="00CE3B34" w:rsidRPr="007C1258">
        <w:t>utilizing</w:t>
      </w:r>
      <w:r w:rsidRPr="007C1258">
        <w:t xml:space="preserve"> the formal reporting procedure as prescribed in the security breaches and reporting procedures of the department.  </w:t>
      </w:r>
    </w:p>
    <w:p w14:paraId="7CDFFFA8" w14:textId="5C322E25" w:rsidR="00A62740" w:rsidRPr="007C1258" w:rsidRDefault="00CE3B34" w:rsidP="001A60D4">
      <w:pPr>
        <w:pStyle w:val="ListParagraph"/>
        <w:numPr>
          <w:ilvl w:val="0"/>
          <w:numId w:val="4"/>
        </w:numPr>
        <w:tabs>
          <w:tab w:val="left" w:pos="1418"/>
        </w:tabs>
        <w:spacing w:before="6" w:line="244" w:lineRule="auto"/>
        <w:ind w:left="1418" w:right="557" w:hanging="425"/>
        <w:jc w:val="both"/>
        <w:rPr>
          <w:sz w:val="23"/>
        </w:rPr>
      </w:pPr>
      <w:r w:rsidRPr="007C1258">
        <w:t xml:space="preserve">The CD: SFMS </w:t>
      </w:r>
      <w:r w:rsidR="008A710C" w:rsidRPr="007C1258">
        <w:t>shall inform/advise the</w:t>
      </w:r>
      <w:r w:rsidR="007C53BB" w:rsidRPr="007C1258">
        <w:t xml:space="preserve"> DDG: CSS and the DG</w:t>
      </w:r>
      <w:r w:rsidR="008A710C" w:rsidRPr="007C1258">
        <w:t xml:space="preserve"> of such incidents as soon as possible.</w:t>
      </w:r>
      <w:r w:rsidR="006A6277" w:rsidRPr="007C1258">
        <w:t xml:space="preserve"> Refer to annexure A: Security Incident Notification Form)</w:t>
      </w:r>
    </w:p>
    <w:p w14:paraId="385FC884" w14:textId="77777777" w:rsidR="00A62740" w:rsidRPr="007C1258" w:rsidRDefault="008A710C" w:rsidP="001A60D4">
      <w:pPr>
        <w:pStyle w:val="ListParagraph"/>
        <w:numPr>
          <w:ilvl w:val="0"/>
          <w:numId w:val="4"/>
        </w:numPr>
        <w:tabs>
          <w:tab w:val="left" w:pos="1418"/>
        </w:tabs>
        <w:spacing w:before="2" w:line="247" w:lineRule="auto"/>
        <w:ind w:left="1418" w:right="555" w:hanging="425"/>
        <w:jc w:val="both"/>
      </w:pPr>
      <w:r w:rsidRPr="007C1258">
        <w:t xml:space="preserve">The </w:t>
      </w:r>
      <w:r w:rsidR="00CE3B34" w:rsidRPr="007C1258">
        <w:t xml:space="preserve">CD: SFMS </w:t>
      </w:r>
      <w:r w:rsidRPr="007C1258">
        <w:t xml:space="preserve">shall conduct </w:t>
      </w:r>
      <w:r w:rsidR="00CE3B34" w:rsidRPr="007C1258">
        <w:t>preliminary investigations</w:t>
      </w:r>
      <w:r w:rsidRPr="007C1258">
        <w:t xml:space="preserve"> of all reported security breaches </w:t>
      </w:r>
      <w:r w:rsidR="00CE3B34" w:rsidRPr="007C1258">
        <w:t>and report the</w:t>
      </w:r>
      <w:r w:rsidRPr="007C1258">
        <w:t xml:space="preserve"> findings.</w:t>
      </w:r>
    </w:p>
    <w:p w14:paraId="4D9C4CCA" w14:textId="51AA36F3" w:rsidR="00A62740" w:rsidRPr="007C1258" w:rsidRDefault="008A710C" w:rsidP="001A60D4">
      <w:pPr>
        <w:pStyle w:val="ListParagraph"/>
        <w:numPr>
          <w:ilvl w:val="0"/>
          <w:numId w:val="4"/>
        </w:numPr>
        <w:tabs>
          <w:tab w:val="left" w:pos="1418"/>
        </w:tabs>
        <w:spacing w:line="244" w:lineRule="auto"/>
        <w:ind w:left="1418" w:right="559" w:hanging="425"/>
        <w:jc w:val="both"/>
      </w:pPr>
      <w:r w:rsidRPr="007C1258">
        <w:t xml:space="preserve">The </w:t>
      </w:r>
      <w:r w:rsidR="00CE3B34" w:rsidRPr="007C1258">
        <w:t>CD: SFMS shall refer certain</w:t>
      </w:r>
      <w:r w:rsidRPr="007C1258">
        <w:t xml:space="preserve"> incidents of security breaches to the SAPS, or SSA if </w:t>
      </w:r>
      <w:r w:rsidR="00CE3B34" w:rsidRPr="007C1258">
        <w:t>it involves</w:t>
      </w:r>
      <w:r w:rsidRPr="007C1258">
        <w:t xml:space="preserve"> </w:t>
      </w:r>
      <w:r w:rsidR="007C1258" w:rsidRPr="007C1258">
        <w:t xml:space="preserve">criminal and or </w:t>
      </w:r>
      <w:r w:rsidRPr="007C1258">
        <w:t>information-related matters, for further investigations and report the findings (see Security Breaches</w:t>
      </w:r>
      <w:r w:rsidRPr="007C1258">
        <w:rPr>
          <w:spacing w:val="23"/>
        </w:rPr>
        <w:t xml:space="preserve"> </w:t>
      </w:r>
      <w:r w:rsidRPr="007C1258">
        <w:t>Response Procedures).</w:t>
      </w:r>
    </w:p>
    <w:p w14:paraId="003ABD40" w14:textId="6458C6C4" w:rsidR="00A62740" w:rsidRPr="007C1258" w:rsidRDefault="007C1258" w:rsidP="001A60D4">
      <w:pPr>
        <w:pStyle w:val="ListParagraph"/>
        <w:numPr>
          <w:ilvl w:val="0"/>
          <w:numId w:val="4"/>
        </w:numPr>
        <w:tabs>
          <w:tab w:val="left" w:pos="1418"/>
        </w:tabs>
        <w:spacing w:line="244" w:lineRule="auto"/>
        <w:ind w:left="1418" w:right="558" w:hanging="425"/>
        <w:jc w:val="both"/>
      </w:pPr>
      <w:r w:rsidRPr="007C1258">
        <w:t>The result</w:t>
      </w:r>
      <w:r w:rsidR="008A710C" w:rsidRPr="007C1258">
        <w:t xml:space="preserve"> of an investigation may be taken into consideration by the </w:t>
      </w:r>
      <w:r w:rsidR="007C53BB" w:rsidRPr="007C1258">
        <w:t xml:space="preserve">DDG:CSS and or the </w:t>
      </w:r>
      <w:r w:rsidR="008A710C" w:rsidRPr="007C1258">
        <w:t xml:space="preserve">Director-General, whether to </w:t>
      </w:r>
      <w:r w:rsidRPr="007C1258">
        <w:t xml:space="preserve">refer the matter to DLRRD Forensic Directorate, to </w:t>
      </w:r>
      <w:r w:rsidR="008A710C" w:rsidRPr="007C1258">
        <w:t>restore or limit the security access privileges of an individual or whether to revoke or alter the security clearance of the</w:t>
      </w:r>
      <w:r w:rsidR="008A710C" w:rsidRPr="007C1258">
        <w:rPr>
          <w:spacing w:val="7"/>
        </w:rPr>
        <w:t xml:space="preserve"> </w:t>
      </w:r>
      <w:r w:rsidR="008A710C" w:rsidRPr="007C1258">
        <w:t>individual</w:t>
      </w:r>
      <w:r w:rsidRPr="007C1258">
        <w:t xml:space="preserve"> if deem necessary</w:t>
      </w:r>
      <w:r w:rsidR="008A710C" w:rsidRPr="007C1258">
        <w:t>.</w:t>
      </w:r>
    </w:p>
    <w:p w14:paraId="687AE7E3" w14:textId="5DC13C70" w:rsidR="00A62740" w:rsidRPr="007C1258" w:rsidRDefault="008A710C" w:rsidP="001A60D4">
      <w:pPr>
        <w:pStyle w:val="ListParagraph"/>
        <w:numPr>
          <w:ilvl w:val="0"/>
          <w:numId w:val="4"/>
        </w:numPr>
        <w:tabs>
          <w:tab w:val="left" w:pos="1418"/>
        </w:tabs>
        <w:spacing w:line="244" w:lineRule="auto"/>
        <w:ind w:left="1418" w:right="559" w:hanging="425"/>
        <w:jc w:val="both"/>
        <w:rPr>
          <w:bCs/>
        </w:rPr>
      </w:pPr>
      <w:r w:rsidRPr="007C1258">
        <w:t xml:space="preserve">The </w:t>
      </w:r>
      <w:r w:rsidR="00CE3B34" w:rsidRPr="007C1258">
        <w:t xml:space="preserve">CD: SFMS </w:t>
      </w:r>
      <w:r w:rsidR="007C53BB" w:rsidRPr="007C1258">
        <w:t xml:space="preserve">reserves the right to </w:t>
      </w:r>
      <w:r w:rsidR="00CE3B34" w:rsidRPr="007C1258">
        <w:t xml:space="preserve">request the </w:t>
      </w:r>
      <w:r w:rsidRPr="007C1258">
        <w:t xml:space="preserve">polygraph testing of any person employed by the </w:t>
      </w:r>
      <w:r w:rsidR="00CE3B34" w:rsidRPr="007C1258">
        <w:t>DLRRD, including contractors</w:t>
      </w:r>
      <w:r w:rsidRPr="007C1258">
        <w:t xml:space="preserve">, consultants, etc. when it regards it as necessary </w:t>
      </w:r>
      <w:r w:rsidR="00CE3B34" w:rsidRPr="007C1258">
        <w:rPr>
          <w:bCs/>
        </w:rPr>
        <w:t>in collaboration</w:t>
      </w:r>
      <w:r w:rsidRPr="007C1258">
        <w:rPr>
          <w:bCs/>
        </w:rPr>
        <w:t xml:space="preserve"> </w:t>
      </w:r>
      <w:r w:rsidR="007C1258">
        <w:rPr>
          <w:bCs/>
        </w:rPr>
        <w:t>with other law</w:t>
      </w:r>
      <w:r w:rsidR="007C1258" w:rsidRPr="007C1258">
        <w:rPr>
          <w:bCs/>
        </w:rPr>
        <w:t xml:space="preserve"> enforcement agencies</w:t>
      </w:r>
      <w:r w:rsidRPr="007C1258">
        <w:rPr>
          <w:bCs/>
        </w:rPr>
        <w:t>.</w:t>
      </w:r>
    </w:p>
    <w:p w14:paraId="4E1ECCAD" w14:textId="77777777" w:rsidR="00A62740" w:rsidRPr="007C1258" w:rsidRDefault="00A62740">
      <w:pPr>
        <w:pStyle w:val="BodyText"/>
        <w:spacing w:before="9"/>
        <w:rPr>
          <w:bCs/>
          <w:color w:val="FF0000"/>
          <w:sz w:val="22"/>
        </w:rPr>
      </w:pPr>
    </w:p>
    <w:p w14:paraId="0E9EEF94" w14:textId="77777777" w:rsidR="00A62740" w:rsidRPr="007C1258" w:rsidRDefault="008A710C" w:rsidP="001A60D4">
      <w:pPr>
        <w:pStyle w:val="ListParagraph"/>
        <w:numPr>
          <w:ilvl w:val="1"/>
          <w:numId w:val="18"/>
        </w:numPr>
        <w:tabs>
          <w:tab w:val="left" w:pos="1029"/>
          <w:tab w:val="left" w:pos="1030"/>
        </w:tabs>
        <w:ind w:left="709" w:hanging="709"/>
        <w:rPr>
          <w:b/>
        </w:rPr>
      </w:pPr>
      <w:r w:rsidRPr="007C1258">
        <w:rPr>
          <w:b/>
        </w:rPr>
        <w:t>Business continuity</w:t>
      </w:r>
      <w:r w:rsidRPr="007C1258">
        <w:rPr>
          <w:b/>
          <w:spacing w:val="1"/>
        </w:rPr>
        <w:t xml:space="preserve"> </w:t>
      </w:r>
      <w:r w:rsidRPr="007C1258">
        <w:rPr>
          <w:b/>
        </w:rPr>
        <w:t>planning</w:t>
      </w:r>
    </w:p>
    <w:p w14:paraId="0259B55F" w14:textId="77777777" w:rsidR="00A62740" w:rsidRDefault="00A62740">
      <w:pPr>
        <w:pStyle w:val="BodyText"/>
        <w:spacing w:before="1"/>
        <w:rPr>
          <w:b/>
          <w:sz w:val="23"/>
        </w:rPr>
      </w:pPr>
    </w:p>
    <w:p w14:paraId="468F9E41" w14:textId="02141813" w:rsidR="00A62740" w:rsidRDefault="008A710C" w:rsidP="001A60D4">
      <w:pPr>
        <w:pStyle w:val="ListParagraph"/>
        <w:numPr>
          <w:ilvl w:val="2"/>
          <w:numId w:val="18"/>
        </w:numPr>
        <w:tabs>
          <w:tab w:val="left" w:pos="1030"/>
        </w:tabs>
        <w:spacing w:before="4" w:line="247" w:lineRule="auto"/>
        <w:ind w:right="557"/>
        <w:jc w:val="both"/>
      </w:pPr>
      <w:r>
        <w:t xml:space="preserve">The </w:t>
      </w:r>
      <w:r w:rsidR="00C20C5B">
        <w:t xml:space="preserve">CD: SFMS </w:t>
      </w:r>
      <w:r>
        <w:t xml:space="preserve">shall </w:t>
      </w:r>
      <w:r w:rsidR="00C20C5B">
        <w:t xml:space="preserve">assist </w:t>
      </w:r>
      <w:r w:rsidR="007C1258">
        <w:t xml:space="preserve">the custodian of BCP, </w:t>
      </w:r>
      <w:r w:rsidR="00C20C5B">
        <w:t xml:space="preserve">in the </w:t>
      </w:r>
      <w:r>
        <w:t>develop</w:t>
      </w:r>
      <w:r w:rsidR="00C20C5B">
        <w:t>ment of</w:t>
      </w:r>
      <w:r>
        <w:t xml:space="preserve"> a Business Continuity Plan to provide for the continued availability of critical services, information and assets after a threat</w:t>
      </w:r>
      <w:r w:rsidRPr="00171B3F">
        <w:rPr>
          <w:spacing w:val="4"/>
        </w:rPr>
        <w:t xml:space="preserve"> </w:t>
      </w:r>
      <w:r>
        <w:t>situation.</w:t>
      </w:r>
    </w:p>
    <w:p w14:paraId="0EB70BEB" w14:textId="77777777" w:rsidR="00171B3F" w:rsidRPr="00171B3F" w:rsidRDefault="00171B3F" w:rsidP="00171B3F">
      <w:pPr>
        <w:pStyle w:val="ListParagraph"/>
        <w:tabs>
          <w:tab w:val="left" w:pos="1030"/>
        </w:tabs>
        <w:spacing w:before="4" w:line="247" w:lineRule="auto"/>
        <w:ind w:left="720" w:right="557" w:firstLine="0"/>
        <w:jc w:val="both"/>
      </w:pPr>
    </w:p>
    <w:p w14:paraId="1F50FADC" w14:textId="5E54EDAD" w:rsidR="00A62740" w:rsidRDefault="008A710C" w:rsidP="001A60D4">
      <w:pPr>
        <w:pStyle w:val="ListParagraph"/>
        <w:numPr>
          <w:ilvl w:val="2"/>
          <w:numId w:val="18"/>
        </w:numPr>
        <w:tabs>
          <w:tab w:val="left" w:pos="1030"/>
        </w:tabs>
        <w:spacing w:before="5" w:line="244" w:lineRule="auto"/>
        <w:ind w:right="559"/>
        <w:jc w:val="both"/>
      </w:pPr>
      <w:r>
        <w:t xml:space="preserve">The </w:t>
      </w:r>
      <w:bookmarkStart w:id="13" w:name="_Hlk149051387"/>
      <w:r w:rsidR="00C20C5B">
        <w:t xml:space="preserve">CD: SFMS </w:t>
      </w:r>
      <w:bookmarkEnd w:id="13"/>
      <w:r w:rsidR="00B2038F">
        <w:t xml:space="preserve">to </w:t>
      </w:r>
      <w:r>
        <w:t xml:space="preserve">establish a contingency plan </w:t>
      </w:r>
      <w:r w:rsidR="00C100ED">
        <w:t>to provide for</w:t>
      </w:r>
      <w:r>
        <w:t xml:space="preserve"> appropriate steps and procedures to respond to </w:t>
      </w:r>
      <w:r w:rsidR="00615DD8">
        <w:t>an emergency</w:t>
      </w:r>
      <w:r>
        <w:t xml:space="preserve"> to ensure the safety of employees, contractors, consultants and</w:t>
      </w:r>
      <w:r w:rsidRPr="00171B3F">
        <w:rPr>
          <w:spacing w:val="56"/>
        </w:rPr>
        <w:t xml:space="preserve"> </w:t>
      </w:r>
      <w:r>
        <w:t>visitors.</w:t>
      </w:r>
    </w:p>
    <w:p w14:paraId="00B47E27" w14:textId="77777777" w:rsidR="00171B3F" w:rsidRDefault="00171B3F" w:rsidP="00171B3F">
      <w:pPr>
        <w:pStyle w:val="ListParagraph"/>
      </w:pPr>
    </w:p>
    <w:p w14:paraId="2758426F" w14:textId="77777777" w:rsidR="00A62740" w:rsidRPr="00171B3F" w:rsidRDefault="008A710C" w:rsidP="001A60D4">
      <w:pPr>
        <w:pStyle w:val="ListParagraph"/>
        <w:numPr>
          <w:ilvl w:val="2"/>
          <w:numId w:val="18"/>
        </w:numPr>
        <w:tabs>
          <w:tab w:val="left" w:pos="1030"/>
        </w:tabs>
        <w:spacing w:before="4" w:line="247" w:lineRule="auto"/>
        <w:ind w:right="560"/>
        <w:jc w:val="both"/>
      </w:pPr>
      <w:r>
        <w:lastRenderedPageBreak/>
        <w:t>The Contingency Plan shall be periodically tested to ensure that the management and employees of the department understand how it should be executed.</w:t>
      </w:r>
    </w:p>
    <w:p w14:paraId="7FF972DD" w14:textId="77777777" w:rsidR="00A62740" w:rsidRDefault="008A710C" w:rsidP="001A60D4">
      <w:pPr>
        <w:pStyle w:val="ListParagraph"/>
        <w:numPr>
          <w:ilvl w:val="2"/>
          <w:numId w:val="18"/>
        </w:numPr>
        <w:tabs>
          <w:tab w:val="left" w:pos="1030"/>
        </w:tabs>
        <w:spacing w:line="244" w:lineRule="auto"/>
        <w:ind w:right="560"/>
        <w:jc w:val="both"/>
      </w:pPr>
      <w:r>
        <w:t xml:space="preserve">The Contingency Plan shall be kept up to date and periodically </w:t>
      </w:r>
      <w:r w:rsidR="00EB5CD6">
        <w:t>tested to ensure</w:t>
      </w:r>
      <w:r>
        <w:t xml:space="preserve"> that the management and employees of the </w:t>
      </w:r>
      <w:r w:rsidR="00C100ED">
        <w:t>department understand how</w:t>
      </w:r>
      <w:r>
        <w:t xml:space="preserve"> it should be</w:t>
      </w:r>
      <w:r>
        <w:rPr>
          <w:spacing w:val="2"/>
        </w:rPr>
        <w:t xml:space="preserve"> </w:t>
      </w:r>
      <w:r>
        <w:t>executed.</w:t>
      </w:r>
    </w:p>
    <w:p w14:paraId="1FB88C20" w14:textId="77777777" w:rsidR="00A62740" w:rsidRDefault="00A62740">
      <w:pPr>
        <w:pStyle w:val="BodyText"/>
        <w:spacing w:before="10"/>
        <w:rPr>
          <w:sz w:val="22"/>
        </w:rPr>
      </w:pPr>
    </w:p>
    <w:p w14:paraId="05E45EDA" w14:textId="77777777" w:rsidR="00A62740" w:rsidRDefault="008A710C" w:rsidP="001A60D4">
      <w:pPr>
        <w:pStyle w:val="ListParagraph"/>
        <w:numPr>
          <w:ilvl w:val="2"/>
          <w:numId w:val="18"/>
        </w:numPr>
        <w:tabs>
          <w:tab w:val="left" w:pos="1030"/>
        </w:tabs>
        <w:spacing w:line="244" w:lineRule="auto"/>
        <w:ind w:right="560"/>
        <w:jc w:val="both"/>
      </w:pPr>
      <w:r>
        <w:t xml:space="preserve">All employees shall be made aware and trained </w:t>
      </w:r>
      <w:r w:rsidR="0020186C">
        <w:t>in</w:t>
      </w:r>
      <w:r>
        <w:t xml:space="preserve"> the content of the Contingency Plan to ensure an understanding of their own roles and responsibilities (see Security Contingency</w:t>
      </w:r>
      <w:r>
        <w:rPr>
          <w:spacing w:val="8"/>
        </w:rPr>
        <w:t xml:space="preserve"> </w:t>
      </w:r>
      <w:r>
        <w:t>Plan).</w:t>
      </w:r>
    </w:p>
    <w:p w14:paraId="25177FA7" w14:textId="77777777" w:rsidR="00A62740" w:rsidRDefault="00A62740">
      <w:pPr>
        <w:pStyle w:val="BodyText"/>
        <w:rPr>
          <w:sz w:val="23"/>
        </w:rPr>
      </w:pPr>
    </w:p>
    <w:p w14:paraId="7C14355F" w14:textId="23402840" w:rsidR="00A62740" w:rsidRPr="005F22BD" w:rsidRDefault="008A710C" w:rsidP="001A60D4">
      <w:pPr>
        <w:pStyle w:val="ListParagraph"/>
        <w:numPr>
          <w:ilvl w:val="2"/>
          <w:numId w:val="18"/>
        </w:numPr>
        <w:tabs>
          <w:tab w:val="left" w:pos="1030"/>
        </w:tabs>
        <w:spacing w:line="244" w:lineRule="auto"/>
        <w:ind w:right="560"/>
        <w:jc w:val="both"/>
      </w:pPr>
      <w:bookmarkStart w:id="14" w:name="_Hlk149050524"/>
      <w:r w:rsidRPr="005F22BD">
        <w:t xml:space="preserve">The </w:t>
      </w:r>
      <w:r w:rsidR="00EB5CD6" w:rsidRPr="005F22BD">
        <w:t xml:space="preserve">CD: SFMS </w:t>
      </w:r>
      <w:r w:rsidRPr="005F22BD">
        <w:t>shall ensure that all buildings occupied by the D</w:t>
      </w:r>
      <w:r w:rsidR="00EB5CD6" w:rsidRPr="005F22BD">
        <w:t>LRRD</w:t>
      </w:r>
      <w:r w:rsidRPr="005F22BD">
        <w:t xml:space="preserve"> are patrolled periodically and in accordance with the patrol schedules drawn up for security</w:t>
      </w:r>
      <w:r w:rsidRPr="005F22BD">
        <w:rPr>
          <w:spacing w:val="7"/>
        </w:rPr>
        <w:t xml:space="preserve"> </w:t>
      </w:r>
      <w:r w:rsidRPr="005F22BD">
        <w:t>shifts.</w:t>
      </w:r>
    </w:p>
    <w:p w14:paraId="2E507566" w14:textId="77777777" w:rsidR="00171B3F" w:rsidRPr="005F22BD" w:rsidRDefault="00171B3F" w:rsidP="00171B3F">
      <w:pPr>
        <w:pStyle w:val="ListParagraph"/>
        <w:tabs>
          <w:tab w:val="left" w:pos="1030"/>
        </w:tabs>
        <w:spacing w:line="244" w:lineRule="auto"/>
        <w:ind w:left="720" w:right="560" w:firstLine="0"/>
        <w:jc w:val="both"/>
      </w:pPr>
    </w:p>
    <w:p w14:paraId="5FB49582" w14:textId="77777777" w:rsidR="00A62740" w:rsidRPr="005F22BD" w:rsidRDefault="00A62740">
      <w:pPr>
        <w:pStyle w:val="BodyText"/>
        <w:spacing w:before="10"/>
        <w:rPr>
          <w:sz w:val="22"/>
        </w:rPr>
      </w:pPr>
    </w:p>
    <w:p w14:paraId="2DD872B2" w14:textId="77777777" w:rsidR="00A62740" w:rsidRPr="005F22BD" w:rsidRDefault="008A710C" w:rsidP="001A60D4">
      <w:pPr>
        <w:pStyle w:val="ListParagraph"/>
        <w:numPr>
          <w:ilvl w:val="2"/>
          <w:numId w:val="18"/>
        </w:numPr>
        <w:tabs>
          <w:tab w:val="left" w:pos="1030"/>
        </w:tabs>
        <w:spacing w:line="247" w:lineRule="auto"/>
        <w:ind w:right="557"/>
        <w:jc w:val="both"/>
      </w:pPr>
      <w:r w:rsidRPr="005F22BD">
        <w:t xml:space="preserve">The </w:t>
      </w:r>
      <w:r w:rsidR="00FB5092" w:rsidRPr="005F22BD">
        <w:t xml:space="preserve">CD: SFMS </w:t>
      </w:r>
      <w:r w:rsidRPr="005F22BD">
        <w:t xml:space="preserve">shall be responsible for conducting security oversight inspections. A “planned after-hours inspection” shall be conducted </w:t>
      </w:r>
      <w:r w:rsidR="00FB5092" w:rsidRPr="005F22BD">
        <w:t xml:space="preserve">at the discretion of CD: SFMS </w:t>
      </w:r>
      <w:r w:rsidRPr="005F22BD">
        <w:t>to determine the level of compliance with the Security Directives associated with this policy. An assessment report with recommendations shall be submitted to the</w:t>
      </w:r>
      <w:r w:rsidRPr="005F22BD">
        <w:rPr>
          <w:spacing w:val="25"/>
        </w:rPr>
        <w:t xml:space="preserve"> </w:t>
      </w:r>
      <w:r w:rsidR="007C53BB" w:rsidRPr="005F22BD">
        <w:rPr>
          <w:spacing w:val="25"/>
        </w:rPr>
        <w:t xml:space="preserve">DDG: CSS or the </w:t>
      </w:r>
      <w:r w:rsidRPr="005F22BD">
        <w:t>Director-General.</w:t>
      </w:r>
    </w:p>
    <w:p w14:paraId="63B4E1AA" w14:textId="77777777" w:rsidR="007C53BB" w:rsidRDefault="007C53BB" w:rsidP="007C53BB">
      <w:pPr>
        <w:pStyle w:val="ListParagraph"/>
      </w:pPr>
    </w:p>
    <w:p w14:paraId="2D423025" w14:textId="77777777" w:rsidR="007C53BB" w:rsidRPr="007C53BB" w:rsidRDefault="007C53BB" w:rsidP="007C53BB">
      <w:pPr>
        <w:tabs>
          <w:tab w:val="left" w:pos="709"/>
        </w:tabs>
        <w:spacing w:line="247" w:lineRule="auto"/>
        <w:ind w:right="557"/>
        <w:jc w:val="both"/>
        <w:rPr>
          <w:b/>
          <w:bCs/>
        </w:rPr>
      </w:pPr>
      <w:bookmarkStart w:id="15" w:name="_Hlk149209939"/>
      <w:r>
        <w:rPr>
          <w:b/>
          <w:bCs/>
        </w:rPr>
        <w:t>6.6</w:t>
      </w:r>
      <w:r>
        <w:rPr>
          <w:b/>
          <w:bCs/>
        </w:rPr>
        <w:tab/>
      </w:r>
      <w:r w:rsidRPr="007C53BB">
        <w:rPr>
          <w:b/>
          <w:bCs/>
        </w:rPr>
        <w:t>Special Events</w:t>
      </w:r>
    </w:p>
    <w:p w14:paraId="5F3DB8CE" w14:textId="77777777" w:rsidR="007C53BB" w:rsidRDefault="007C53BB" w:rsidP="007C53BB">
      <w:pPr>
        <w:tabs>
          <w:tab w:val="left" w:pos="1030"/>
        </w:tabs>
        <w:spacing w:line="247" w:lineRule="auto"/>
        <w:ind w:right="557"/>
        <w:jc w:val="both"/>
      </w:pPr>
    </w:p>
    <w:p w14:paraId="5DE7ADF8" w14:textId="2C3A22B9" w:rsidR="00BD162B" w:rsidRDefault="007C53BB" w:rsidP="005476FE">
      <w:pPr>
        <w:tabs>
          <w:tab w:val="left" w:pos="709"/>
        </w:tabs>
        <w:spacing w:line="247" w:lineRule="auto"/>
        <w:ind w:left="709" w:right="557" w:hanging="709"/>
        <w:jc w:val="both"/>
      </w:pPr>
      <w:r>
        <w:t>6.6.1</w:t>
      </w:r>
      <w:r>
        <w:tab/>
        <w:t xml:space="preserve">The CD SFMS shall be responsible for coordinating the compliance for safety and </w:t>
      </w:r>
      <w:r>
        <w:tab/>
        <w:t>security of Special Events of DLRRD</w:t>
      </w:r>
      <w:r w:rsidR="005476FE">
        <w:t xml:space="preserve"> and t</w:t>
      </w:r>
      <w:r w:rsidR="00BD162B">
        <w:t>he hosting Branch / Chief Directorate / Directorate shall inform CD: SFMS of the special event 21 days prior to such event in order for CD: SFMS to engage all security cluster stakeholders for compliance</w:t>
      </w:r>
      <w:r w:rsidR="003F293C">
        <w:t xml:space="preserve"> with SASREA ACT 2010</w:t>
      </w:r>
      <w:r w:rsidR="00BD162B">
        <w:t>.</w:t>
      </w:r>
    </w:p>
    <w:p w14:paraId="1C09FBF5" w14:textId="77777777" w:rsidR="00BD162B" w:rsidRDefault="00BD162B" w:rsidP="00E02A0B">
      <w:pPr>
        <w:tabs>
          <w:tab w:val="left" w:pos="709"/>
        </w:tabs>
        <w:spacing w:line="247" w:lineRule="auto"/>
        <w:ind w:right="557"/>
        <w:jc w:val="both"/>
      </w:pPr>
    </w:p>
    <w:p w14:paraId="461398F5" w14:textId="77777777" w:rsidR="00171B3F" w:rsidRDefault="00171B3F" w:rsidP="00E02A0B">
      <w:pPr>
        <w:tabs>
          <w:tab w:val="left" w:pos="709"/>
        </w:tabs>
        <w:spacing w:line="247" w:lineRule="auto"/>
        <w:ind w:right="557"/>
        <w:jc w:val="both"/>
      </w:pPr>
    </w:p>
    <w:p w14:paraId="78DFB642" w14:textId="77A740FF" w:rsidR="007C53BB" w:rsidRDefault="007C53BB" w:rsidP="00E02A0B">
      <w:pPr>
        <w:tabs>
          <w:tab w:val="left" w:pos="709"/>
        </w:tabs>
        <w:spacing w:line="247" w:lineRule="auto"/>
        <w:ind w:right="557"/>
        <w:jc w:val="both"/>
      </w:pPr>
      <w:r>
        <w:t>6.6.2</w:t>
      </w:r>
      <w:r>
        <w:tab/>
        <w:t xml:space="preserve">The </w:t>
      </w:r>
      <w:r w:rsidR="007C1258">
        <w:t>CD: SFMS</w:t>
      </w:r>
      <w:r>
        <w:t xml:space="preserve"> shall be attending the Events organizing structures of the </w:t>
      </w:r>
      <w:r>
        <w:tab/>
        <w:t xml:space="preserve">department in </w:t>
      </w:r>
      <w:r>
        <w:tab/>
        <w:t xml:space="preserve">terms of representation of membership in Local Organizing </w:t>
      </w:r>
      <w:r>
        <w:tab/>
        <w:t xml:space="preserve">Committee (LOC), Security Cluster Meetings and Task Team meetings. </w:t>
      </w:r>
    </w:p>
    <w:p w14:paraId="395FF837" w14:textId="77777777" w:rsidR="00171B3F" w:rsidRDefault="00171B3F" w:rsidP="00E02A0B">
      <w:pPr>
        <w:tabs>
          <w:tab w:val="left" w:pos="709"/>
        </w:tabs>
        <w:spacing w:line="247" w:lineRule="auto"/>
        <w:ind w:right="557"/>
        <w:jc w:val="both"/>
      </w:pPr>
    </w:p>
    <w:p w14:paraId="31C221BC" w14:textId="77777777" w:rsidR="007C53BB" w:rsidRDefault="007C53BB" w:rsidP="00E02A0B">
      <w:pPr>
        <w:spacing w:line="247" w:lineRule="auto"/>
        <w:ind w:right="557"/>
        <w:jc w:val="both"/>
      </w:pPr>
      <w:r>
        <w:t>6.6.3    The CD</w:t>
      </w:r>
      <w:r w:rsidR="00FC25EA">
        <w:t>:</w:t>
      </w:r>
      <w:r>
        <w:t xml:space="preserve"> SFMS shall liaise with all relevant security stakeholders to ensure </w:t>
      </w:r>
      <w:r>
        <w:tab/>
        <w:t xml:space="preserve"> </w:t>
      </w:r>
      <w:r>
        <w:tab/>
        <w:t>coordination of safety and security during events.</w:t>
      </w:r>
    </w:p>
    <w:p w14:paraId="7F94F545" w14:textId="77777777" w:rsidR="00171B3F" w:rsidRDefault="00171B3F" w:rsidP="00E02A0B">
      <w:pPr>
        <w:spacing w:line="247" w:lineRule="auto"/>
        <w:ind w:right="557"/>
        <w:jc w:val="both"/>
      </w:pPr>
    </w:p>
    <w:p w14:paraId="10925F51" w14:textId="77777777" w:rsidR="007C53BB" w:rsidRDefault="007C53BB" w:rsidP="00E02A0B">
      <w:pPr>
        <w:tabs>
          <w:tab w:val="left" w:pos="709"/>
        </w:tabs>
        <w:spacing w:line="247" w:lineRule="auto"/>
        <w:ind w:left="709" w:right="557" w:hanging="709"/>
        <w:jc w:val="both"/>
      </w:pPr>
      <w:r>
        <w:t>6.6.4</w:t>
      </w:r>
      <w:r>
        <w:tab/>
        <w:t xml:space="preserve">The CD SFMS shall ensure compliance to all legislative prescripts including all relevant events applications and application </w:t>
      </w:r>
      <w:r>
        <w:tab/>
        <w:t>for JOC and Municipality bylaws.</w:t>
      </w:r>
    </w:p>
    <w:p w14:paraId="5A5F54A8" w14:textId="77777777" w:rsidR="00171B3F" w:rsidRDefault="00171B3F" w:rsidP="00E02A0B">
      <w:pPr>
        <w:tabs>
          <w:tab w:val="left" w:pos="709"/>
        </w:tabs>
        <w:spacing w:line="247" w:lineRule="auto"/>
        <w:ind w:left="709" w:right="557" w:hanging="709"/>
        <w:jc w:val="both"/>
      </w:pPr>
    </w:p>
    <w:p w14:paraId="163F8DA5" w14:textId="77777777" w:rsidR="007C53BB" w:rsidRDefault="007C53BB" w:rsidP="00E02A0B">
      <w:pPr>
        <w:tabs>
          <w:tab w:val="left" w:pos="709"/>
        </w:tabs>
        <w:spacing w:line="247" w:lineRule="auto"/>
        <w:ind w:left="709" w:right="557" w:hanging="709"/>
        <w:jc w:val="both"/>
      </w:pPr>
      <w:r>
        <w:t>6.6.5</w:t>
      </w:r>
      <w:r>
        <w:tab/>
        <w:t xml:space="preserve">The CD SFMS shall conduct security risk assessments </w:t>
      </w:r>
      <w:r w:rsidR="00BD162B" w:rsidRPr="003F293C">
        <w:rPr>
          <w:color w:val="000000" w:themeColor="text1"/>
        </w:rPr>
        <w:t xml:space="preserve">before events </w:t>
      </w:r>
      <w:r w:rsidRPr="003F293C">
        <w:rPr>
          <w:color w:val="000000" w:themeColor="text1"/>
        </w:rPr>
        <w:t xml:space="preserve">at </w:t>
      </w:r>
      <w:r>
        <w:t xml:space="preserve">all events venues </w:t>
      </w:r>
      <w:r w:rsidR="00BD162B">
        <w:t xml:space="preserve"> to ensure compliance. </w:t>
      </w:r>
    </w:p>
    <w:p w14:paraId="1F29B9E7" w14:textId="77777777" w:rsidR="00171B3F" w:rsidRDefault="00171B3F" w:rsidP="00E02A0B">
      <w:pPr>
        <w:tabs>
          <w:tab w:val="left" w:pos="709"/>
        </w:tabs>
        <w:spacing w:line="247" w:lineRule="auto"/>
        <w:ind w:left="709" w:right="557" w:hanging="709"/>
        <w:jc w:val="both"/>
      </w:pPr>
    </w:p>
    <w:p w14:paraId="1ECD86EC" w14:textId="77777777" w:rsidR="007C53BB" w:rsidRDefault="007C53BB" w:rsidP="00E02A0B">
      <w:pPr>
        <w:tabs>
          <w:tab w:val="left" w:pos="709"/>
        </w:tabs>
        <w:spacing w:line="247" w:lineRule="auto"/>
        <w:ind w:left="709" w:right="557" w:hanging="709"/>
        <w:jc w:val="both"/>
      </w:pPr>
      <w:r>
        <w:t>6.6.6</w:t>
      </w:r>
      <w:r>
        <w:tab/>
        <w:t>The CD SFMS shall ensure that all required compliance certificates</w:t>
      </w:r>
      <w:r w:rsidR="00BD162B">
        <w:t xml:space="preserve">  are obtained</w:t>
      </w:r>
      <w:r>
        <w:t xml:space="preserve"> </w:t>
      </w:r>
      <w:r w:rsidR="00BD162B">
        <w:t xml:space="preserve"> prior the start of the event </w:t>
      </w:r>
      <w:r w:rsidR="00D74BE7">
        <w:t xml:space="preserve">in line with the requirements of </w:t>
      </w:r>
      <w:r>
        <w:t>the SASREA ACT</w:t>
      </w:r>
      <w:r w:rsidR="00D74BE7">
        <w:t>.</w:t>
      </w:r>
    </w:p>
    <w:p w14:paraId="4DBDC175" w14:textId="77777777" w:rsidR="00171B3F" w:rsidRDefault="00171B3F" w:rsidP="00E02A0B">
      <w:pPr>
        <w:tabs>
          <w:tab w:val="left" w:pos="709"/>
        </w:tabs>
        <w:spacing w:line="247" w:lineRule="auto"/>
        <w:ind w:left="709" w:right="557" w:hanging="709"/>
        <w:jc w:val="both"/>
      </w:pPr>
    </w:p>
    <w:p w14:paraId="03B3886A" w14:textId="77777777" w:rsidR="007C53BB" w:rsidRDefault="007C53BB" w:rsidP="007C53BB">
      <w:pPr>
        <w:tabs>
          <w:tab w:val="left" w:pos="709"/>
        </w:tabs>
        <w:spacing w:line="247" w:lineRule="auto"/>
        <w:ind w:right="557"/>
        <w:jc w:val="both"/>
      </w:pPr>
      <w:r>
        <w:t>6.6.7</w:t>
      </w:r>
      <w:r>
        <w:tab/>
        <w:t>The CD SFMS shall draft a Security Operational Plan for each event.</w:t>
      </w:r>
    </w:p>
    <w:p w14:paraId="1984F4FF" w14:textId="77777777" w:rsidR="00171B3F" w:rsidRDefault="00171B3F" w:rsidP="007C53BB">
      <w:pPr>
        <w:tabs>
          <w:tab w:val="left" w:pos="709"/>
        </w:tabs>
        <w:spacing w:line="247" w:lineRule="auto"/>
        <w:ind w:right="557"/>
        <w:jc w:val="both"/>
      </w:pPr>
    </w:p>
    <w:p w14:paraId="1CB78DBE" w14:textId="4686B738" w:rsidR="007C53BB" w:rsidRDefault="007C53BB" w:rsidP="007C53BB">
      <w:pPr>
        <w:tabs>
          <w:tab w:val="left" w:pos="709"/>
        </w:tabs>
        <w:spacing w:line="247" w:lineRule="auto"/>
        <w:ind w:right="557"/>
        <w:jc w:val="both"/>
      </w:pPr>
      <w:r>
        <w:t>6.6.8</w:t>
      </w:r>
      <w:r>
        <w:tab/>
        <w:t xml:space="preserve">The CD SFMS shall ensure that </w:t>
      </w:r>
      <w:r w:rsidR="00D86479">
        <w:t>an events</w:t>
      </w:r>
      <w:r>
        <w:t xml:space="preserve"> feedback report after each event has </w:t>
      </w:r>
      <w:r>
        <w:tab/>
        <w:t xml:space="preserve">been submitted to </w:t>
      </w:r>
      <w:r w:rsidR="00D74BE7">
        <w:t>management.</w:t>
      </w:r>
      <w:r>
        <w:t xml:space="preserve"> </w:t>
      </w:r>
    </w:p>
    <w:p w14:paraId="0C96A0F4" w14:textId="77777777" w:rsidR="00B33A46" w:rsidRDefault="00B33A46" w:rsidP="007C53BB">
      <w:pPr>
        <w:tabs>
          <w:tab w:val="left" w:pos="709"/>
        </w:tabs>
        <w:spacing w:line="247" w:lineRule="auto"/>
        <w:ind w:right="557"/>
        <w:jc w:val="both"/>
      </w:pPr>
    </w:p>
    <w:p w14:paraId="419B0E45" w14:textId="187CAD17" w:rsidR="00B33A46" w:rsidRDefault="00B33A46" w:rsidP="007C53BB">
      <w:pPr>
        <w:tabs>
          <w:tab w:val="left" w:pos="709"/>
        </w:tabs>
        <w:spacing w:line="247" w:lineRule="auto"/>
        <w:ind w:right="557"/>
        <w:jc w:val="both"/>
      </w:pPr>
      <w:r>
        <w:t>6,6.9</w:t>
      </w:r>
      <w:r>
        <w:tab/>
        <w:t xml:space="preserve">In cases where meetings are convened by the department with Communal Property </w:t>
      </w:r>
      <w:r>
        <w:tab/>
        <w:t>Associations (CP</w:t>
      </w:r>
      <w:r w:rsidR="002D71EA">
        <w:t>A</w:t>
      </w:r>
      <w:r>
        <w:t>’s)</w:t>
      </w:r>
      <w:r w:rsidR="00D86479">
        <w:t xml:space="preserve">, beneficiaries and community members which. based on </w:t>
      </w:r>
      <w:r w:rsidR="00D86479">
        <w:lastRenderedPageBreak/>
        <w:t xml:space="preserve">information </w:t>
      </w:r>
      <w:r w:rsidR="000114C3">
        <w:t>might be a security risk</w:t>
      </w:r>
      <w:r w:rsidR="00FD0D89">
        <w:t xml:space="preserve"> to officials, Security services must be </w:t>
      </w:r>
      <w:r w:rsidR="00276D6B">
        <w:t>informed</w:t>
      </w:r>
      <w:r w:rsidR="00FD0D89">
        <w:t xml:space="preserve"> 7 – 10 days prior to such meetings</w:t>
      </w:r>
      <w:r w:rsidR="00FF26CB">
        <w:t>. Security will inform SAPS and oth</w:t>
      </w:r>
      <w:r w:rsidR="00276D6B">
        <w:t>e</w:t>
      </w:r>
      <w:r w:rsidR="00FF26CB">
        <w:t>r</w:t>
      </w:r>
      <w:r w:rsidR="00276D6B">
        <w:t xml:space="preserve"> </w:t>
      </w:r>
      <w:r w:rsidR="00FF26CB">
        <w:t xml:space="preserve">security stakeholders if required, conduct a </w:t>
      </w:r>
      <w:r w:rsidR="00276D6B">
        <w:t>Threat</w:t>
      </w:r>
      <w:r w:rsidR="00FF26CB">
        <w:t xml:space="preserve"> and Risk Assessment (TRA) and </w:t>
      </w:r>
      <w:r w:rsidR="00160E9B">
        <w:t xml:space="preserve">in – house security deployment to assist </w:t>
      </w:r>
      <w:r w:rsidR="00D86479">
        <w:t xml:space="preserve">where security days prior to </w:t>
      </w:r>
      <w:r w:rsidR="002D71EA">
        <w:t>advice</w:t>
      </w:r>
      <w:r w:rsidR="00D86479">
        <w:t xml:space="preserve"> the branch </w:t>
      </w:r>
    </w:p>
    <w:p w14:paraId="48C560DA" w14:textId="77777777" w:rsidR="00171B3F" w:rsidRPr="00F67E86" w:rsidRDefault="00171B3F" w:rsidP="007C53BB">
      <w:pPr>
        <w:tabs>
          <w:tab w:val="left" w:pos="709"/>
        </w:tabs>
        <w:spacing w:line="247" w:lineRule="auto"/>
        <w:ind w:right="557"/>
        <w:jc w:val="both"/>
        <w:rPr>
          <w:color w:val="000000" w:themeColor="text1"/>
        </w:rPr>
      </w:pPr>
    </w:p>
    <w:bookmarkEnd w:id="14"/>
    <w:bookmarkEnd w:id="15"/>
    <w:p w14:paraId="76145E20" w14:textId="77777777" w:rsidR="00235F89" w:rsidRPr="00F67E86" w:rsidRDefault="00235F89" w:rsidP="00235F89">
      <w:pPr>
        <w:pStyle w:val="ListParagraph"/>
        <w:rPr>
          <w:color w:val="000000" w:themeColor="text1"/>
        </w:rPr>
      </w:pPr>
    </w:p>
    <w:p w14:paraId="066BDC67" w14:textId="77777777" w:rsidR="00A62740" w:rsidRPr="00F67E86" w:rsidRDefault="008A710C" w:rsidP="001A60D4">
      <w:pPr>
        <w:pStyle w:val="ListParagraph"/>
        <w:numPr>
          <w:ilvl w:val="0"/>
          <w:numId w:val="18"/>
        </w:numPr>
        <w:tabs>
          <w:tab w:val="left" w:pos="426"/>
        </w:tabs>
        <w:ind w:left="1029" w:hanging="1029"/>
        <w:rPr>
          <w:b/>
          <w:color w:val="000000" w:themeColor="text1"/>
        </w:rPr>
      </w:pPr>
      <w:bookmarkStart w:id="16" w:name="_Hlk149051263"/>
      <w:r w:rsidRPr="00F67E86">
        <w:rPr>
          <w:b/>
          <w:color w:val="000000" w:themeColor="text1"/>
        </w:rPr>
        <w:t>FIREARMS</w:t>
      </w:r>
    </w:p>
    <w:p w14:paraId="72F308BF" w14:textId="77777777" w:rsidR="00A62740" w:rsidRPr="00F67E86" w:rsidRDefault="00A62740">
      <w:pPr>
        <w:pStyle w:val="BodyText"/>
        <w:rPr>
          <w:b/>
          <w:color w:val="000000" w:themeColor="text1"/>
          <w:sz w:val="23"/>
        </w:rPr>
      </w:pPr>
    </w:p>
    <w:p w14:paraId="70A38377" w14:textId="67E44225" w:rsidR="00A62740" w:rsidRPr="00F67E86" w:rsidRDefault="008A710C" w:rsidP="001A60D4">
      <w:pPr>
        <w:pStyle w:val="ListParagraph"/>
        <w:numPr>
          <w:ilvl w:val="1"/>
          <w:numId w:val="18"/>
        </w:numPr>
        <w:tabs>
          <w:tab w:val="left" w:pos="1030"/>
        </w:tabs>
        <w:spacing w:before="1" w:line="247" w:lineRule="auto"/>
        <w:ind w:right="557"/>
        <w:jc w:val="both"/>
        <w:rPr>
          <w:color w:val="000000" w:themeColor="text1"/>
        </w:rPr>
      </w:pPr>
      <w:r w:rsidRPr="00F67E86">
        <w:rPr>
          <w:color w:val="000000" w:themeColor="text1"/>
        </w:rPr>
        <w:t>No firearms are allowed on D</w:t>
      </w:r>
      <w:r w:rsidR="00C8168E" w:rsidRPr="00F67E86">
        <w:rPr>
          <w:color w:val="000000" w:themeColor="text1"/>
        </w:rPr>
        <w:t>LRRD</w:t>
      </w:r>
      <w:r w:rsidRPr="00F67E86">
        <w:rPr>
          <w:color w:val="000000" w:themeColor="text1"/>
        </w:rPr>
        <w:t xml:space="preserve"> </w:t>
      </w:r>
      <w:r w:rsidR="00235F89" w:rsidRPr="00F67E86">
        <w:rPr>
          <w:color w:val="000000" w:themeColor="text1"/>
        </w:rPr>
        <w:t>premises in</w:t>
      </w:r>
      <w:r w:rsidRPr="00F67E86">
        <w:rPr>
          <w:color w:val="000000" w:themeColor="text1"/>
        </w:rPr>
        <w:t xml:space="preserve"> terms of section 140, Chapter</w:t>
      </w:r>
      <w:r w:rsidR="00B2038F" w:rsidRPr="00F67E86">
        <w:rPr>
          <w:color w:val="000000" w:themeColor="text1"/>
        </w:rPr>
        <w:t xml:space="preserve"> </w:t>
      </w:r>
      <w:r w:rsidRPr="00F67E86">
        <w:rPr>
          <w:color w:val="000000" w:themeColor="text1"/>
        </w:rPr>
        <w:t xml:space="preserve">20 of the Firearms Control Act, 2000 (Act No. 60 </w:t>
      </w:r>
      <w:r w:rsidR="00235F89" w:rsidRPr="00F67E86">
        <w:rPr>
          <w:color w:val="000000" w:themeColor="text1"/>
        </w:rPr>
        <w:t xml:space="preserve">of 2000), </w:t>
      </w:r>
      <w:r w:rsidR="00636411" w:rsidRPr="00F67E86">
        <w:rPr>
          <w:color w:val="000000" w:themeColor="text1"/>
        </w:rPr>
        <w:t>except for</w:t>
      </w:r>
      <w:r w:rsidRPr="00F67E86">
        <w:rPr>
          <w:color w:val="000000" w:themeColor="text1"/>
        </w:rPr>
        <w:t xml:space="preserve"> officials of SAPS, SANDF, VIP Protectors and members of the </w:t>
      </w:r>
      <w:r w:rsidR="00C100ED" w:rsidRPr="00F67E86">
        <w:rPr>
          <w:color w:val="000000" w:themeColor="text1"/>
        </w:rPr>
        <w:t>DLRRD issued with official</w:t>
      </w:r>
      <w:r w:rsidRPr="00F67E86">
        <w:rPr>
          <w:color w:val="000000" w:themeColor="text1"/>
        </w:rPr>
        <w:t xml:space="preserve"> firearms who are on official duties. All buildings of the department shall be declared gun-free zones with regard</w:t>
      </w:r>
      <w:r w:rsidR="00E543A5" w:rsidRPr="00F67E86">
        <w:rPr>
          <w:color w:val="000000" w:themeColor="text1"/>
        </w:rPr>
        <w:t>s</w:t>
      </w:r>
      <w:r w:rsidRPr="00F67E86">
        <w:rPr>
          <w:color w:val="000000" w:themeColor="text1"/>
        </w:rPr>
        <w:t xml:space="preserve"> to private</w:t>
      </w:r>
      <w:r w:rsidR="00C8168E" w:rsidRPr="00F67E86">
        <w:rPr>
          <w:color w:val="000000" w:themeColor="text1"/>
        </w:rPr>
        <w:t>ly</w:t>
      </w:r>
      <w:r w:rsidRPr="00F67E86">
        <w:rPr>
          <w:color w:val="000000" w:themeColor="text1"/>
        </w:rPr>
        <w:t xml:space="preserve"> owned</w:t>
      </w:r>
      <w:r w:rsidRPr="00F67E86">
        <w:rPr>
          <w:color w:val="000000" w:themeColor="text1"/>
          <w:spacing w:val="50"/>
        </w:rPr>
        <w:t xml:space="preserve"> </w:t>
      </w:r>
      <w:r w:rsidRPr="00F67E86">
        <w:rPr>
          <w:color w:val="000000" w:themeColor="text1"/>
        </w:rPr>
        <w:t>firearms.</w:t>
      </w:r>
    </w:p>
    <w:p w14:paraId="4BF764A4" w14:textId="77777777" w:rsidR="00A62740" w:rsidRPr="00235F89" w:rsidRDefault="00A62740">
      <w:pPr>
        <w:pStyle w:val="BodyText"/>
        <w:spacing w:before="1"/>
        <w:rPr>
          <w:sz w:val="22"/>
        </w:rPr>
      </w:pPr>
    </w:p>
    <w:p w14:paraId="6CDCBD85" w14:textId="5A9B9354" w:rsidR="00A62740" w:rsidRPr="00235F89" w:rsidRDefault="008A710C" w:rsidP="001A60D4">
      <w:pPr>
        <w:pStyle w:val="ListParagraph"/>
        <w:numPr>
          <w:ilvl w:val="1"/>
          <w:numId w:val="18"/>
        </w:numPr>
        <w:tabs>
          <w:tab w:val="left" w:pos="1030"/>
        </w:tabs>
        <w:spacing w:line="244" w:lineRule="auto"/>
        <w:ind w:right="558"/>
        <w:jc w:val="both"/>
      </w:pPr>
      <w:r w:rsidRPr="00235F89">
        <w:t>In terms of section 3 of the Control of Access to Public Premises and Vehicles Act, 1985 (Act No. 53 of 1985), members of the D</w:t>
      </w:r>
      <w:r w:rsidR="00713D5E" w:rsidRPr="00235F89">
        <w:t>LRRD</w:t>
      </w:r>
      <w:r w:rsidRPr="00235F89">
        <w:t xml:space="preserve"> issued with official firearms, SAPS, SSA, SANDF and the Directorate of Priority Crime Investigations, are exempted from both access and exit controls, if they are in the buildings to execute their official tasks </w:t>
      </w:r>
    </w:p>
    <w:p w14:paraId="6B5F7E44" w14:textId="77777777" w:rsidR="00C8168E" w:rsidRPr="00235F89" w:rsidRDefault="00C8168E" w:rsidP="00C8168E">
      <w:pPr>
        <w:pStyle w:val="ListParagraph"/>
      </w:pPr>
    </w:p>
    <w:p w14:paraId="497BE6B8" w14:textId="77777777" w:rsidR="00C8168E" w:rsidRPr="00235F89" w:rsidRDefault="00C8168E" w:rsidP="001A60D4">
      <w:pPr>
        <w:pStyle w:val="ListParagraph"/>
        <w:numPr>
          <w:ilvl w:val="1"/>
          <w:numId w:val="18"/>
        </w:numPr>
        <w:tabs>
          <w:tab w:val="left" w:pos="1030"/>
        </w:tabs>
        <w:spacing w:line="244" w:lineRule="auto"/>
        <w:ind w:right="558"/>
        <w:jc w:val="both"/>
      </w:pPr>
      <w:r w:rsidRPr="00235F89">
        <w:t xml:space="preserve">Departmental firearms shall only be issued to officials who possess the relevant </w:t>
      </w:r>
      <w:r w:rsidR="002D4A48">
        <w:t xml:space="preserve">SAPS </w:t>
      </w:r>
      <w:r w:rsidRPr="00235F89">
        <w:t>competencies to utilize departmental firearms.</w:t>
      </w:r>
    </w:p>
    <w:p w14:paraId="314F0FF7" w14:textId="77777777" w:rsidR="00C8168E" w:rsidRPr="00235F89" w:rsidRDefault="00C8168E" w:rsidP="00C8168E">
      <w:pPr>
        <w:pStyle w:val="ListParagraph"/>
      </w:pPr>
    </w:p>
    <w:p w14:paraId="41243885" w14:textId="7E17300E" w:rsidR="00C8168E" w:rsidRDefault="00C8168E" w:rsidP="001A60D4">
      <w:pPr>
        <w:pStyle w:val="ListParagraph"/>
        <w:numPr>
          <w:ilvl w:val="1"/>
          <w:numId w:val="18"/>
        </w:numPr>
        <w:tabs>
          <w:tab w:val="left" w:pos="1030"/>
        </w:tabs>
        <w:spacing w:line="244" w:lineRule="auto"/>
        <w:ind w:right="558"/>
        <w:jc w:val="both"/>
      </w:pPr>
      <w:r w:rsidRPr="00235F89">
        <w:t>The DLRRD will comply with all the statu</w:t>
      </w:r>
      <w:r w:rsidR="009175AC" w:rsidRPr="00235F89">
        <w:t>tory requirements of the Firearms Control Act</w:t>
      </w:r>
      <w:r w:rsidR="00235F89" w:rsidRPr="00235F89">
        <w:t xml:space="preserve"> of 2000 as well as the Firearm Regulations of 2004</w:t>
      </w:r>
      <w:r w:rsidR="009175AC" w:rsidRPr="00235F89">
        <w:t xml:space="preserve"> when utilizing firearms</w:t>
      </w:r>
      <w:r w:rsidR="00235F89" w:rsidRPr="00235F89">
        <w:t xml:space="preserve"> for official purposes</w:t>
      </w:r>
      <w:r w:rsidR="009175AC" w:rsidRPr="00235F89">
        <w:t xml:space="preserve">. This will include accreditation, licensing, refresher training, safe keeping, safety precautions and inspections by SAPS as outlined in the standard operating </w:t>
      </w:r>
      <w:r w:rsidR="00235F89" w:rsidRPr="00235F89">
        <w:t>procedures</w:t>
      </w:r>
      <w:r w:rsidR="009175AC" w:rsidRPr="00235F89">
        <w:t xml:space="preserve"> related to departmental firearms.</w:t>
      </w:r>
    </w:p>
    <w:p w14:paraId="25990C3A" w14:textId="77777777" w:rsidR="00FC25EA" w:rsidRDefault="00FC25EA" w:rsidP="00FC25EA">
      <w:pPr>
        <w:pStyle w:val="ListParagraph"/>
      </w:pPr>
    </w:p>
    <w:p w14:paraId="7B76D29A" w14:textId="77777777" w:rsidR="00FC25EA" w:rsidRDefault="00FC25EA" w:rsidP="00FC25EA">
      <w:pPr>
        <w:tabs>
          <w:tab w:val="left" w:pos="1030"/>
        </w:tabs>
        <w:spacing w:line="244" w:lineRule="auto"/>
        <w:ind w:right="558"/>
        <w:jc w:val="both"/>
      </w:pPr>
    </w:p>
    <w:bookmarkEnd w:id="16"/>
    <w:p w14:paraId="406B55B0" w14:textId="77777777" w:rsidR="00A62740" w:rsidRDefault="008A710C" w:rsidP="001A60D4">
      <w:pPr>
        <w:pStyle w:val="ListParagraph"/>
        <w:numPr>
          <w:ilvl w:val="0"/>
          <w:numId w:val="18"/>
        </w:numPr>
        <w:tabs>
          <w:tab w:val="left" w:pos="426"/>
        </w:tabs>
        <w:ind w:left="1029" w:hanging="1029"/>
        <w:rPr>
          <w:b/>
        </w:rPr>
      </w:pPr>
      <w:r>
        <w:rPr>
          <w:b/>
        </w:rPr>
        <w:t>INFORMATION</w:t>
      </w:r>
      <w:r>
        <w:rPr>
          <w:b/>
          <w:spacing w:val="1"/>
        </w:rPr>
        <w:t xml:space="preserve"> </w:t>
      </w:r>
      <w:r>
        <w:rPr>
          <w:b/>
        </w:rPr>
        <w:t>SECURITY</w:t>
      </w:r>
    </w:p>
    <w:p w14:paraId="70C31946" w14:textId="77777777" w:rsidR="00A62740" w:rsidRDefault="00A62740">
      <w:pPr>
        <w:pStyle w:val="BodyText"/>
        <w:spacing w:before="10"/>
        <w:rPr>
          <w:b/>
          <w:sz w:val="22"/>
        </w:rPr>
      </w:pPr>
    </w:p>
    <w:p w14:paraId="07AD988E" w14:textId="77777777" w:rsidR="00A62740" w:rsidRDefault="00636411" w:rsidP="001A60D4">
      <w:pPr>
        <w:pStyle w:val="ListParagraph"/>
        <w:numPr>
          <w:ilvl w:val="1"/>
          <w:numId w:val="18"/>
        </w:numPr>
        <w:tabs>
          <w:tab w:val="left" w:pos="1029"/>
          <w:tab w:val="left" w:pos="1030"/>
        </w:tabs>
        <w:rPr>
          <w:b/>
          <w:i/>
        </w:rPr>
      </w:pPr>
      <w:r>
        <w:rPr>
          <w:b/>
          <w:i/>
        </w:rPr>
        <w:t>Categorization</w:t>
      </w:r>
      <w:r w:rsidR="008A710C">
        <w:rPr>
          <w:b/>
          <w:i/>
        </w:rPr>
        <w:t xml:space="preserve"> of information and information classification</w:t>
      </w:r>
      <w:r w:rsidR="008A710C">
        <w:rPr>
          <w:b/>
          <w:i/>
          <w:spacing w:val="44"/>
        </w:rPr>
        <w:t xml:space="preserve"> </w:t>
      </w:r>
      <w:r w:rsidR="008A710C">
        <w:rPr>
          <w:b/>
          <w:i/>
        </w:rPr>
        <w:t>system</w:t>
      </w:r>
    </w:p>
    <w:p w14:paraId="29C23875" w14:textId="77777777" w:rsidR="00A62740" w:rsidRDefault="00A62740">
      <w:pPr>
        <w:pStyle w:val="BodyText"/>
        <w:spacing w:before="3"/>
        <w:rPr>
          <w:b/>
          <w:i/>
          <w:sz w:val="23"/>
        </w:rPr>
      </w:pPr>
    </w:p>
    <w:p w14:paraId="1AFCB52D" w14:textId="055A8E71" w:rsidR="00A62740" w:rsidRDefault="008A710C" w:rsidP="001A60D4">
      <w:pPr>
        <w:pStyle w:val="ListParagraph"/>
        <w:numPr>
          <w:ilvl w:val="2"/>
          <w:numId w:val="18"/>
        </w:numPr>
        <w:tabs>
          <w:tab w:val="left" w:pos="1030"/>
        </w:tabs>
        <w:spacing w:before="1" w:line="247" w:lineRule="auto"/>
        <w:ind w:right="557"/>
        <w:jc w:val="both"/>
      </w:pPr>
      <w:r>
        <w:t xml:space="preserve">The </w:t>
      </w:r>
      <w:r w:rsidR="00C100ED" w:rsidRPr="00C100ED">
        <w:t xml:space="preserve">CD: SFMS </w:t>
      </w:r>
      <w:r>
        <w:t>shall</w:t>
      </w:r>
      <w:r w:rsidR="00E02A0B">
        <w:t xml:space="preserve"> ensure that</w:t>
      </w:r>
      <w:r>
        <w:t xml:space="preserve"> a </w:t>
      </w:r>
      <w:r w:rsidR="009133AF">
        <w:t>comprehensive information</w:t>
      </w:r>
      <w:r>
        <w:t xml:space="preserve"> classification </w:t>
      </w:r>
      <w:r w:rsidR="009133AF">
        <w:t xml:space="preserve">system </w:t>
      </w:r>
      <w:r w:rsidR="00E02A0B">
        <w:t xml:space="preserve">is developed and implemented in DLRRD in terms of the protection of </w:t>
      </w:r>
      <w:r>
        <w:t xml:space="preserve">all sensitive information produced or processed by the </w:t>
      </w:r>
      <w:r w:rsidR="00E02A0B">
        <w:t xml:space="preserve">department that will </w:t>
      </w:r>
      <w:r>
        <w:t xml:space="preserve">be identified, </w:t>
      </w:r>
      <w:r w:rsidR="009133AF">
        <w:t>categorized</w:t>
      </w:r>
      <w:r>
        <w:t xml:space="preserve"> and classified according to </w:t>
      </w:r>
      <w:r w:rsidR="009133AF">
        <w:t>the origin</w:t>
      </w:r>
      <w:r>
        <w:t xml:space="preserve"> </w:t>
      </w:r>
      <w:r w:rsidR="005E6916">
        <w:t>of its</w:t>
      </w:r>
      <w:r>
        <w:t xml:space="preserve"> source and contents according to its sensitivity to loss or</w:t>
      </w:r>
      <w:r>
        <w:rPr>
          <w:spacing w:val="9"/>
        </w:rPr>
        <w:t xml:space="preserve"> </w:t>
      </w:r>
      <w:r>
        <w:t>disclosure.</w:t>
      </w:r>
    </w:p>
    <w:p w14:paraId="6BBF3C90" w14:textId="77777777" w:rsidR="00A62740" w:rsidRDefault="00A62740">
      <w:pPr>
        <w:pStyle w:val="BodyText"/>
        <w:spacing w:before="3"/>
        <w:rPr>
          <w:sz w:val="22"/>
        </w:rPr>
      </w:pPr>
    </w:p>
    <w:p w14:paraId="22834984" w14:textId="77777777" w:rsidR="00A62740" w:rsidRDefault="008A710C" w:rsidP="001A60D4">
      <w:pPr>
        <w:pStyle w:val="ListParagraph"/>
        <w:numPr>
          <w:ilvl w:val="2"/>
          <w:numId w:val="18"/>
        </w:numPr>
        <w:tabs>
          <w:tab w:val="left" w:pos="1030"/>
        </w:tabs>
        <w:spacing w:line="244" w:lineRule="auto"/>
        <w:ind w:right="560"/>
        <w:jc w:val="both"/>
      </w:pPr>
      <w:r>
        <w:t xml:space="preserve">All sensitive information must be </w:t>
      </w:r>
      <w:r w:rsidR="009133AF">
        <w:t>categorized</w:t>
      </w:r>
      <w:r>
        <w:t xml:space="preserve"> into one of the following categories:</w:t>
      </w:r>
    </w:p>
    <w:p w14:paraId="21A80155" w14:textId="77777777" w:rsidR="00A62740" w:rsidRDefault="008A710C" w:rsidP="001A60D4">
      <w:pPr>
        <w:pStyle w:val="ListParagraph"/>
        <w:numPr>
          <w:ilvl w:val="3"/>
          <w:numId w:val="18"/>
        </w:numPr>
        <w:spacing w:before="2"/>
        <w:ind w:left="993" w:hanging="993"/>
      </w:pPr>
      <w:r>
        <w:t>State secret</w:t>
      </w:r>
    </w:p>
    <w:p w14:paraId="4547CC15" w14:textId="77777777" w:rsidR="00A62740" w:rsidRDefault="008A710C" w:rsidP="001A60D4">
      <w:pPr>
        <w:pStyle w:val="ListParagraph"/>
        <w:numPr>
          <w:ilvl w:val="3"/>
          <w:numId w:val="18"/>
        </w:numPr>
        <w:spacing w:before="6"/>
        <w:ind w:left="993" w:hanging="993"/>
      </w:pPr>
      <w:r>
        <w:t>Trade secret</w:t>
      </w:r>
    </w:p>
    <w:p w14:paraId="6E6D0FED" w14:textId="77777777" w:rsidR="00A62740" w:rsidRDefault="008A710C" w:rsidP="001A60D4">
      <w:pPr>
        <w:pStyle w:val="ListParagraph"/>
        <w:numPr>
          <w:ilvl w:val="3"/>
          <w:numId w:val="18"/>
        </w:numPr>
        <w:spacing w:before="7"/>
        <w:ind w:left="993" w:hanging="993"/>
      </w:pPr>
      <w:r>
        <w:t>Personal</w:t>
      </w:r>
      <w:r>
        <w:rPr>
          <w:spacing w:val="1"/>
        </w:rPr>
        <w:t xml:space="preserve"> </w:t>
      </w:r>
      <w:r>
        <w:t>information</w:t>
      </w:r>
    </w:p>
    <w:p w14:paraId="6908F02E" w14:textId="77777777" w:rsidR="00A62740" w:rsidRDefault="00A62740">
      <w:pPr>
        <w:pStyle w:val="BodyText"/>
        <w:spacing w:before="8"/>
        <w:rPr>
          <w:sz w:val="22"/>
        </w:rPr>
      </w:pPr>
    </w:p>
    <w:p w14:paraId="16F302EF" w14:textId="77777777" w:rsidR="00A62740" w:rsidRDefault="008A710C" w:rsidP="001A60D4">
      <w:pPr>
        <w:pStyle w:val="ListParagraph"/>
        <w:numPr>
          <w:ilvl w:val="2"/>
          <w:numId w:val="18"/>
        </w:numPr>
        <w:tabs>
          <w:tab w:val="left" w:pos="1030"/>
        </w:tabs>
        <w:spacing w:line="244" w:lineRule="auto"/>
        <w:ind w:right="560"/>
      </w:pPr>
      <w:r>
        <w:t xml:space="preserve">All documents must be classified according to the level of sensitivity by using one of the </w:t>
      </w:r>
      <w:r w:rsidR="009133AF">
        <w:t>recognized</w:t>
      </w:r>
      <w:r>
        <w:t xml:space="preserve"> levels of</w:t>
      </w:r>
      <w:r>
        <w:rPr>
          <w:spacing w:val="17"/>
        </w:rPr>
        <w:t xml:space="preserve"> </w:t>
      </w:r>
      <w:r>
        <w:t>classification:</w:t>
      </w:r>
    </w:p>
    <w:p w14:paraId="03C445B9" w14:textId="77777777" w:rsidR="00A62740" w:rsidRDefault="008A710C" w:rsidP="001A60D4">
      <w:pPr>
        <w:pStyle w:val="ListParagraph"/>
        <w:numPr>
          <w:ilvl w:val="3"/>
          <w:numId w:val="18"/>
        </w:numPr>
        <w:tabs>
          <w:tab w:val="left" w:pos="1985"/>
        </w:tabs>
        <w:spacing w:before="4"/>
        <w:ind w:left="993" w:hanging="993"/>
      </w:pPr>
      <w:r>
        <w:t>Confidential</w:t>
      </w:r>
    </w:p>
    <w:p w14:paraId="1BB374D8" w14:textId="77777777" w:rsidR="00A62740" w:rsidRDefault="008A710C" w:rsidP="001A60D4">
      <w:pPr>
        <w:pStyle w:val="ListParagraph"/>
        <w:numPr>
          <w:ilvl w:val="3"/>
          <w:numId w:val="18"/>
        </w:numPr>
        <w:tabs>
          <w:tab w:val="left" w:pos="1985"/>
        </w:tabs>
        <w:spacing w:before="7"/>
        <w:ind w:left="993" w:hanging="993"/>
      </w:pPr>
      <w:r>
        <w:t>Secret</w:t>
      </w:r>
    </w:p>
    <w:p w14:paraId="4E964382" w14:textId="77777777" w:rsidR="00A62740" w:rsidRDefault="008A710C" w:rsidP="001A60D4">
      <w:pPr>
        <w:pStyle w:val="ListParagraph"/>
        <w:numPr>
          <w:ilvl w:val="3"/>
          <w:numId w:val="18"/>
        </w:numPr>
        <w:tabs>
          <w:tab w:val="left" w:pos="1985"/>
        </w:tabs>
        <w:spacing w:before="4"/>
        <w:ind w:left="993" w:hanging="993"/>
      </w:pPr>
      <w:r>
        <w:t>Top secret</w:t>
      </w:r>
    </w:p>
    <w:p w14:paraId="75A89F2D" w14:textId="77777777" w:rsidR="00A62740" w:rsidRDefault="00A62740"/>
    <w:p w14:paraId="60EF7017" w14:textId="77777777" w:rsidR="00E02A0B" w:rsidRDefault="008A710C" w:rsidP="001A60D4">
      <w:pPr>
        <w:pStyle w:val="ListParagraph"/>
        <w:numPr>
          <w:ilvl w:val="2"/>
          <w:numId w:val="18"/>
        </w:numPr>
        <w:spacing w:line="245" w:lineRule="auto"/>
        <w:ind w:right="951"/>
        <w:jc w:val="both"/>
        <w:rPr>
          <w:color w:val="000000"/>
          <w:w w:val="102"/>
          <w:lang w:val="en-ZA" w:eastAsia="en-ZA"/>
        </w:rPr>
      </w:pPr>
      <w:r>
        <w:t>The author of a document must determine the level of sensitivity of information and the classification thereof, subject to management</w:t>
      </w:r>
      <w:r w:rsidRPr="00E02A0B">
        <w:rPr>
          <w:spacing w:val="12"/>
        </w:rPr>
        <w:t xml:space="preserve"> </w:t>
      </w:r>
      <w:r>
        <w:t>review.</w:t>
      </w:r>
      <w:r w:rsidR="00E02A0B" w:rsidRPr="00E02A0B">
        <w:rPr>
          <w:color w:val="000000"/>
          <w:w w:val="102"/>
          <w:lang w:val="en-ZA" w:eastAsia="en-ZA"/>
        </w:rPr>
        <w:t xml:space="preserve"> This responsibility includes the labelling of classified documents. </w:t>
      </w:r>
    </w:p>
    <w:p w14:paraId="5CAC0E2D" w14:textId="77777777" w:rsidR="00B2038F" w:rsidRPr="00E02A0B" w:rsidRDefault="00B2038F" w:rsidP="00B2038F">
      <w:pPr>
        <w:pStyle w:val="ListParagraph"/>
        <w:spacing w:line="245" w:lineRule="auto"/>
        <w:ind w:left="720" w:right="951" w:firstLine="0"/>
        <w:jc w:val="both"/>
        <w:rPr>
          <w:color w:val="000000"/>
          <w:w w:val="102"/>
          <w:lang w:val="en-ZA" w:eastAsia="en-ZA"/>
        </w:rPr>
      </w:pPr>
    </w:p>
    <w:p w14:paraId="4FA8BCCC" w14:textId="77777777" w:rsidR="00A62740" w:rsidRDefault="008A710C" w:rsidP="001A60D4">
      <w:pPr>
        <w:pStyle w:val="ListParagraph"/>
        <w:numPr>
          <w:ilvl w:val="2"/>
          <w:numId w:val="18"/>
        </w:numPr>
        <w:spacing w:line="245" w:lineRule="auto"/>
        <w:ind w:right="951"/>
        <w:jc w:val="both"/>
      </w:pPr>
      <w:r>
        <w:t>The classification assigned to documents must be strictly adhered to and documents must be stored according to the prescribed security measures to ensure the protection of such</w:t>
      </w:r>
      <w:r w:rsidRPr="00E02A0B">
        <w:rPr>
          <w:spacing w:val="13"/>
        </w:rPr>
        <w:t xml:space="preserve"> </w:t>
      </w:r>
      <w:r>
        <w:t>documents.</w:t>
      </w:r>
    </w:p>
    <w:p w14:paraId="175FBFE5" w14:textId="77777777" w:rsidR="00A62740" w:rsidRDefault="00A62740">
      <w:pPr>
        <w:pStyle w:val="BodyText"/>
        <w:spacing w:before="7"/>
        <w:rPr>
          <w:sz w:val="22"/>
        </w:rPr>
      </w:pPr>
    </w:p>
    <w:p w14:paraId="4F51693D" w14:textId="77777777" w:rsidR="00A62740" w:rsidRDefault="008A710C" w:rsidP="001A60D4">
      <w:pPr>
        <w:pStyle w:val="ListParagraph"/>
        <w:numPr>
          <w:ilvl w:val="2"/>
          <w:numId w:val="18"/>
        </w:numPr>
        <w:tabs>
          <w:tab w:val="left" w:pos="1030"/>
        </w:tabs>
        <w:spacing w:line="244" w:lineRule="auto"/>
        <w:ind w:right="558"/>
        <w:jc w:val="both"/>
      </w:pPr>
      <w:r>
        <w:t>When classified documents are not in use, these must be locked away accordingly.</w:t>
      </w:r>
    </w:p>
    <w:p w14:paraId="013F3A15" w14:textId="77777777" w:rsidR="00A62740" w:rsidRDefault="00A62740">
      <w:pPr>
        <w:pStyle w:val="BodyText"/>
        <w:rPr>
          <w:sz w:val="23"/>
        </w:rPr>
      </w:pPr>
    </w:p>
    <w:p w14:paraId="71A3E0D6" w14:textId="77777777" w:rsidR="00A62740" w:rsidRDefault="008A710C" w:rsidP="001A60D4">
      <w:pPr>
        <w:pStyle w:val="ListParagraph"/>
        <w:numPr>
          <w:ilvl w:val="2"/>
          <w:numId w:val="18"/>
        </w:numPr>
        <w:tabs>
          <w:tab w:val="left" w:pos="1030"/>
        </w:tabs>
        <w:spacing w:line="244" w:lineRule="auto"/>
        <w:ind w:right="561"/>
        <w:jc w:val="both"/>
      </w:pPr>
      <w:r>
        <w:t xml:space="preserve">Access to classified information must be determined </w:t>
      </w:r>
      <w:r w:rsidR="009133AF">
        <w:t>by the</w:t>
      </w:r>
      <w:r>
        <w:t xml:space="preserve"> </w:t>
      </w:r>
      <w:r w:rsidR="009133AF">
        <w:t>following principles</w:t>
      </w:r>
      <w:r>
        <w:t>:</w:t>
      </w:r>
    </w:p>
    <w:p w14:paraId="36F56E33" w14:textId="77777777" w:rsidR="00A62740" w:rsidRDefault="008A710C" w:rsidP="001A60D4">
      <w:pPr>
        <w:pStyle w:val="ListParagraph"/>
        <w:numPr>
          <w:ilvl w:val="3"/>
          <w:numId w:val="23"/>
        </w:numPr>
        <w:spacing w:before="2"/>
        <w:ind w:left="1701" w:hanging="992"/>
      </w:pPr>
      <w:r>
        <w:t>Intrinsic/Inherent secrecy</w:t>
      </w:r>
      <w:r>
        <w:rPr>
          <w:spacing w:val="-1"/>
        </w:rPr>
        <w:t xml:space="preserve"> </w:t>
      </w:r>
      <w:r>
        <w:t>approach</w:t>
      </w:r>
    </w:p>
    <w:p w14:paraId="009174AC" w14:textId="77777777" w:rsidR="00A62740" w:rsidRDefault="008A710C" w:rsidP="001A60D4">
      <w:pPr>
        <w:pStyle w:val="ListParagraph"/>
        <w:numPr>
          <w:ilvl w:val="3"/>
          <w:numId w:val="23"/>
        </w:numPr>
        <w:spacing w:before="6"/>
        <w:ind w:left="1701" w:hanging="992"/>
      </w:pPr>
      <w:r>
        <w:t>Need-to-know</w:t>
      </w:r>
      <w:r>
        <w:rPr>
          <w:spacing w:val="1"/>
        </w:rPr>
        <w:t xml:space="preserve"> </w:t>
      </w:r>
      <w:r w:rsidR="009133AF">
        <w:t>basis.</w:t>
      </w:r>
    </w:p>
    <w:p w14:paraId="67358B4D" w14:textId="77777777" w:rsidR="00B2038F" w:rsidRDefault="008A710C" w:rsidP="001A60D4">
      <w:pPr>
        <w:pStyle w:val="ListParagraph"/>
        <w:numPr>
          <w:ilvl w:val="3"/>
          <w:numId w:val="23"/>
        </w:numPr>
        <w:spacing w:before="7" w:line="244" w:lineRule="auto"/>
        <w:ind w:left="1701" w:right="558" w:hanging="992"/>
      </w:pPr>
      <w:r>
        <w:t>Level of security clearance (see Minimum Information Security Standards)</w:t>
      </w:r>
    </w:p>
    <w:p w14:paraId="0C2DF83F" w14:textId="77777777" w:rsidR="005E6916" w:rsidRDefault="005E6916" w:rsidP="005E6916">
      <w:pPr>
        <w:spacing w:before="7" w:line="244" w:lineRule="auto"/>
        <w:ind w:right="558"/>
      </w:pPr>
    </w:p>
    <w:p w14:paraId="5A993DB6" w14:textId="77777777" w:rsidR="006E3413" w:rsidRPr="00F67E86" w:rsidDel="00DB7454" w:rsidRDefault="006E3413" w:rsidP="006E3413">
      <w:pPr>
        <w:tabs>
          <w:tab w:val="left" w:pos="1369"/>
        </w:tabs>
        <w:spacing w:before="1" w:line="244" w:lineRule="auto"/>
        <w:ind w:right="559"/>
        <w:jc w:val="both"/>
        <w:rPr>
          <w:b/>
          <w:bCs/>
          <w:color w:val="000000" w:themeColor="text1"/>
        </w:rPr>
      </w:pPr>
    </w:p>
    <w:p w14:paraId="43E14B21" w14:textId="77777777" w:rsidR="00E87183" w:rsidRPr="00F67E86" w:rsidRDefault="00E87183" w:rsidP="00E87183">
      <w:pPr>
        <w:pStyle w:val="ListParagraph"/>
        <w:tabs>
          <w:tab w:val="left" w:pos="1369"/>
        </w:tabs>
        <w:spacing w:before="1" w:line="244" w:lineRule="auto"/>
        <w:ind w:left="720" w:right="559" w:firstLine="0"/>
        <w:jc w:val="both"/>
        <w:rPr>
          <w:color w:val="000000" w:themeColor="text1"/>
        </w:rPr>
      </w:pPr>
    </w:p>
    <w:p w14:paraId="350C0CED" w14:textId="4CE04CBC" w:rsidR="00A62740" w:rsidRPr="00F67E86" w:rsidRDefault="007777E8" w:rsidP="00816408">
      <w:pPr>
        <w:tabs>
          <w:tab w:val="left" w:pos="709"/>
        </w:tabs>
        <w:rPr>
          <w:b/>
          <w:i/>
          <w:color w:val="000000" w:themeColor="text1"/>
        </w:rPr>
      </w:pPr>
      <w:bookmarkStart w:id="17" w:name="_Hlk149214953"/>
      <w:r w:rsidRPr="00F67E86">
        <w:rPr>
          <w:b/>
          <w:i/>
          <w:color w:val="000000" w:themeColor="text1"/>
        </w:rPr>
        <w:t>9</w:t>
      </w:r>
      <w:r w:rsidR="00254B62" w:rsidRPr="00F67E86">
        <w:rPr>
          <w:b/>
          <w:i/>
          <w:color w:val="000000" w:themeColor="text1"/>
        </w:rPr>
        <w:t xml:space="preserve">. </w:t>
      </w:r>
      <w:r w:rsidR="00254B62">
        <w:rPr>
          <w:b/>
          <w:i/>
          <w:color w:val="000000" w:themeColor="text1"/>
        </w:rPr>
        <w:tab/>
      </w:r>
      <w:r w:rsidR="00254B62" w:rsidRPr="00254B62">
        <w:rPr>
          <w:b/>
          <w:iCs/>
          <w:color w:val="000000" w:themeColor="text1"/>
        </w:rPr>
        <w:t>INFORMATION</w:t>
      </w:r>
      <w:r w:rsidR="00DB7454" w:rsidRPr="00254B62">
        <w:rPr>
          <w:b/>
          <w:iCs/>
          <w:color w:val="000000" w:themeColor="text1"/>
        </w:rPr>
        <w:t xml:space="preserve"> AND COMMUNICATION TECHNOLOGY SECURITY </w:t>
      </w:r>
    </w:p>
    <w:bookmarkEnd w:id="17"/>
    <w:p w14:paraId="2A58B511" w14:textId="77777777" w:rsidR="00A62740" w:rsidRPr="00F67E86" w:rsidRDefault="00A62740">
      <w:pPr>
        <w:pStyle w:val="BodyText"/>
        <w:spacing w:before="4"/>
        <w:rPr>
          <w:b/>
          <w:i/>
          <w:color w:val="000000" w:themeColor="text1"/>
          <w:sz w:val="23"/>
        </w:rPr>
      </w:pPr>
    </w:p>
    <w:p w14:paraId="78995446" w14:textId="0D786E2B" w:rsidR="007777E8" w:rsidRPr="00F67E86" w:rsidRDefault="007777E8" w:rsidP="007777E8">
      <w:pPr>
        <w:tabs>
          <w:tab w:val="left" w:pos="1369"/>
        </w:tabs>
        <w:spacing w:line="244" w:lineRule="auto"/>
        <w:ind w:right="559"/>
        <w:jc w:val="both"/>
        <w:rPr>
          <w:color w:val="000000" w:themeColor="text1"/>
        </w:rPr>
      </w:pPr>
      <w:r w:rsidRPr="00F67E86">
        <w:rPr>
          <w:color w:val="000000" w:themeColor="text1"/>
        </w:rPr>
        <w:t>9.1</w:t>
      </w:r>
      <w:r w:rsidR="00E543A5" w:rsidRPr="00F67E86">
        <w:rPr>
          <w:color w:val="000000" w:themeColor="text1"/>
        </w:rPr>
        <w:t xml:space="preserve">    </w:t>
      </w:r>
      <w:r w:rsidRPr="00F67E86">
        <w:rPr>
          <w:color w:val="000000" w:themeColor="text1"/>
        </w:rPr>
        <w:t xml:space="preserve">In consultation with OCIO , the office of the CD SFMS shall </w:t>
      </w:r>
      <w:r w:rsidR="00615DD8" w:rsidRPr="00F67E86">
        <w:rPr>
          <w:color w:val="000000" w:themeColor="text1"/>
        </w:rPr>
        <w:t xml:space="preserve">monitor that </w:t>
      </w:r>
      <w:r w:rsidRPr="00F67E86">
        <w:rPr>
          <w:color w:val="000000" w:themeColor="text1"/>
        </w:rPr>
        <w:t xml:space="preserve">the OCIO </w:t>
      </w:r>
      <w:r w:rsidR="00E543A5" w:rsidRPr="00F67E86">
        <w:rPr>
          <w:color w:val="000000" w:themeColor="text1"/>
        </w:rPr>
        <w:t xml:space="preserve">            </w:t>
      </w:r>
      <w:r w:rsidR="00E84C0A">
        <w:rPr>
          <w:color w:val="000000" w:themeColor="text1"/>
        </w:rPr>
        <w:t xml:space="preserve">                </w:t>
      </w:r>
      <w:r w:rsidRPr="00F67E86">
        <w:rPr>
          <w:color w:val="000000" w:themeColor="text1"/>
        </w:rPr>
        <w:t>implement the following ICT Measures:</w:t>
      </w:r>
    </w:p>
    <w:p w14:paraId="7C04B3CE" w14:textId="77777777" w:rsidR="007777E8" w:rsidRDefault="007777E8" w:rsidP="007777E8">
      <w:pPr>
        <w:tabs>
          <w:tab w:val="left" w:pos="1369"/>
        </w:tabs>
        <w:spacing w:line="244" w:lineRule="auto"/>
        <w:ind w:right="559"/>
        <w:jc w:val="both"/>
      </w:pPr>
    </w:p>
    <w:p w14:paraId="07167DCB" w14:textId="77777777" w:rsidR="00E543A5" w:rsidRDefault="007777E8" w:rsidP="00E543A5">
      <w:pPr>
        <w:tabs>
          <w:tab w:val="left" w:pos="1369"/>
        </w:tabs>
        <w:spacing w:line="244" w:lineRule="auto"/>
        <w:ind w:right="559"/>
      </w:pPr>
      <w:r>
        <w:t xml:space="preserve">9.1.1 </w:t>
      </w:r>
      <w:r w:rsidR="007C7449">
        <w:t xml:space="preserve">  </w:t>
      </w:r>
      <w:r w:rsidR="008A710C">
        <w:t xml:space="preserve">A secure network shall be established for the department </w:t>
      </w:r>
      <w:r w:rsidR="00D074F3">
        <w:t xml:space="preserve">in </w:t>
      </w:r>
      <w:r w:rsidR="0020186C">
        <w:t>order to ensure</w:t>
      </w:r>
      <w:r w:rsidR="008A710C">
        <w:t xml:space="preserve"> that</w:t>
      </w:r>
    </w:p>
    <w:p w14:paraId="28272644" w14:textId="50BEBAFD" w:rsidR="00A62740" w:rsidRDefault="00E543A5" w:rsidP="00E543A5">
      <w:pPr>
        <w:tabs>
          <w:tab w:val="left" w:pos="1369"/>
        </w:tabs>
        <w:spacing w:line="244" w:lineRule="auto"/>
        <w:ind w:right="559"/>
      </w:pPr>
      <w:r>
        <w:t xml:space="preserve">          </w:t>
      </w:r>
      <w:r w:rsidR="00E84C0A">
        <w:t xml:space="preserve"> </w:t>
      </w:r>
      <w:r>
        <w:t>in</w:t>
      </w:r>
      <w:r w:rsidR="008A710C">
        <w:t xml:space="preserve">formation systems are secured against </w:t>
      </w:r>
      <w:r w:rsidR="0020186C">
        <w:t>rapidly evolving threats</w:t>
      </w:r>
      <w:r w:rsidR="008A710C">
        <w:t xml:space="preserve"> that have the </w:t>
      </w:r>
      <w:r>
        <w:t xml:space="preserve">                                 </w:t>
      </w:r>
      <w:r w:rsidR="00254B62">
        <w:t xml:space="preserve">   </w:t>
      </w:r>
      <w:r w:rsidR="00E84C0A">
        <w:t xml:space="preserve">    </w:t>
      </w:r>
      <w:r w:rsidR="00E84C0A">
        <w:tab/>
      </w:r>
      <w:r w:rsidR="008A710C">
        <w:t xml:space="preserve">potential to negatively impact on their confidentiality, integrity, availability, </w:t>
      </w:r>
      <w:r w:rsidR="00EE1C37">
        <w:tab/>
      </w:r>
      <w:r w:rsidR="008A710C">
        <w:t>intended use and</w:t>
      </w:r>
      <w:r w:rsidR="008A710C" w:rsidRPr="00E543A5">
        <w:rPr>
          <w:spacing w:val="12"/>
        </w:rPr>
        <w:t xml:space="preserve"> </w:t>
      </w:r>
      <w:r>
        <w:rPr>
          <w:spacing w:val="12"/>
        </w:rPr>
        <w:t xml:space="preserve"> </w:t>
      </w:r>
      <w:r w:rsidR="008A710C">
        <w:t>value.</w:t>
      </w:r>
    </w:p>
    <w:p w14:paraId="00F3D76C" w14:textId="77777777" w:rsidR="00A62740" w:rsidRDefault="00A62740" w:rsidP="00816408">
      <w:pPr>
        <w:pStyle w:val="BodyText"/>
        <w:spacing w:before="10"/>
        <w:ind w:left="709" w:hanging="709"/>
        <w:rPr>
          <w:sz w:val="22"/>
        </w:rPr>
      </w:pPr>
    </w:p>
    <w:p w14:paraId="259C001C" w14:textId="609DF83A" w:rsidR="00A62740" w:rsidRDefault="008A710C" w:rsidP="007C7449">
      <w:pPr>
        <w:pStyle w:val="ListParagraph"/>
        <w:numPr>
          <w:ilvl w:val="2"/>
          <w:numId w:val="36"/>
        </w:numPr>
        <w:tabs>
          <w:tab w:val="left" w:pos="1369"/>
        </w:tabs>
        <w:spacing w:before="1" w:line="247" w:lineRule="auto"/>
        <w:ind w:right="558"/>
        <w:jc w:val="both"/>
      </w:pPr>
      <w:r>
        <w:t>To prevent the compromise of ICT systems the D</w:t>
      </w:r>
      <w:r w:rsidR="00D074F3">
        <w:t>LRRD</w:t>
      </w:r>
      <w:r>
        <w:t xml:space="preserve"> shall implement baseline security controls; the ICT Security Policy; the Network Security Policy; and any additional control identified through the security threat and risk assessment (TRA). These controls, and the security roles and responsibilities of all personnel, </w:t>
      </w:r>
      <w:r w:rsidR="0020186C">
        <w:t>should</w:t>
      </w:r>
      <w:r>
        <w:t xml:space="preserve"> be clearly defined, documented and communicated to all</w:t>
      </w:r>
      <w:r w:rsidRPr="007C7449">
        <w:rPr>
          <w:spacing w:val="6"/>
        </w:rPr>
        <w:t xml:space="preserve"> </w:t>
      </w:r>
      <w:r>
        <w:t>employees.</w:t>
      </w:r>
    </w:p>
    <w:p w14:paraId="6CBCFCA6" w14:textId="77777777" w:rsidR="00A62740" w:rsidRDefault="00A62740" w:rsidP="00816408">
      <w:pPr>
        <w:pStyle w:val="BodyText"/>
        <w:ind w:left="709" w:hanging="709"/>
        <w:rPr>
          <w:sz w:val="22"/>
        </w:rPr>
      </w:pPr>
    </w:p>
    <w:p w14:paraId="293566C7" w14:textId="5A03A89F" w:rsidR="00A62740" w:rsidRDefault="008A710C" w:rsidP="007C7449">
      <w:pPr>
        <w:pStyle w:val="ListParagraph"/>
        <w:numPr>
          <w:ilvl w:val="2"/>
          <w:numId w:val="36"/>
        </w:numPr>
        <w:tabs>
          <w:tab w:val="left" w:pos="1369"/>
        </w:tabs>
        <w:jc w:val="both"/>
      </w:pPr>
      <w:r>
        <w:t>To ensure security policy compliance, the</w:t>
      </w:r>
      <w:r w:rsidR="00E543A5">
        <w:t xml:space="preserve"> O</w:t>
      </w:r>
      <w:r>
        <w:t>CIO</w:t>
      </w:r>
      <w:r w:rsidRPr="007C7449">
        <w:rPr>
          <w:spacing w:val="34"/>
        </w:rPr>
        <w:t xml:space="preserve"> </w:t>
      </w:r>
      <w:r>
        <w:t>shall:</w:t>
      </w:r>
    </w:p>
    <w:p w14:paraId="00B4A2E9" w14:textId="77777777" w:rsidR="00A62740" w:rsidRDefault="008A710C" w:rsidP="00E543A5">
      <w:pPr>
        <w:pStyle w:val="ListParagraph"/>
        <w:tabs>
          <w:tab w:val="left" w:pos="1707"/>
        </w:tabs>
        <w:spacing w:before="8" w:line="244" w:lineRule="auto"/>
        <w:ind w:left="709" w:right="558" w:firstLine="0"/>
        <w:jc w:val="both"/>
      </w:pPr>
      <w:r>
        <w:t>certify that all ICT systems are secured before procurement, systems accredited prior to operation and comply with minimum security standards and</w:t>
      </w:r>
      <w:r>
        <w:rPr>
          <w:spacing w:val="7"/>
        </w:rPr>
        <w:t xml:space="preserve"> </w:t>
      </w:r>
      <w:r>
        <w:t>directives,</w:t>
      </w:r>
    </w:p>
    <w:p w14:paraId="2CDA641E" w14:textId="77777777" w:rsidR="00A62740" w:rsidRDefault="008A710C" w:rsidP="00E543A5">
      <w:pPr>
        <w:pStyle w:val="ListParagraph"/>
        <w:tabs>
          <w:tab w:val="left" w:pos="1707"/>
        </w:tabs>
        <w:spacing w:before="1" w:line="244" w:lineRule="auto"/>
        <w:ind w:left="709" w:right="557" w:firstLine="0"/>
        <w:jc w:val="both"/>
      </w:pPr>
      <w:r>
        <w:t xml:space="preserve">conduct periodic security </w:t>
      </w:r>
      <w:r w:rsidR="0020186C">
        <w:t>evaluations of systems, including</w:t>
      </w:r>
      <w:r>
        <w:t xml:space="preserve"> assessments of configuration changes conducted on a</w:t>
      </w:r>
      <w:r>
        <w:rPr>
          <w:spacing w:val="26"/>
        </w:rPr>
        <w:t xml:space="preserve"> </w:t>
      </w:r>
      <w:r>
        <w:t>routine basis,</w:t>
      </w:r>
    </w:p>
    <w:p w14:paraId="513F9177" w14:textId="77777777" w:rsidR="00D338D0" w:rsidRDefault="00D338D0" w:rsidP="00816408">
      <w:pPr>
        <w:pStyle w:val="ListParagraph"/>
        <w:tabs>
          <w:tab w:val="left" w:pos="1707"/>
        </w:tabs>
        <w:spacing w:before="1" w:line="244" w:lineRule="auto"/>
        <w:ind w:left="709" w:right="557" w:hanging="709"/>
        <w:jc w:val="both"/>
      </w:pPr>
    </w:p>
    <w:p w14:paraId="0EBC5AE9" w14:textId="48B0F3EF" w:rsidR="00A62740" w:rsidRDefault="008A710C" w:rsidP="007C7449">
      <w:pPr>
        <w:pStyle w:val="ListParagraph"/>
        <w:numPr>
          <w:ilvl w:val="2"/>
          <w:numId w:val="36"/>
        </w:numPr>
        <w:tabs>
          <w:tab w:val="left" w:pos="1707"/>
        </w:tabs>
        <w:spacing w:line="247" w:lineRule="auto"/>
        <w:ind w:right="559"/>
        <w:jc w:val="both"/>
      </w:pPr>
      <w:r>
        <w:t xml:space="preserve">periodically request assistance, reviews and audits from the SSA </w:t>
      </w:r>
      <w:r w:rsidR="006A5AB1">
        <w:t>(</w:t>
      </w:r>
      <w:r w:rsidR="00D074F3">
        <w:t>National Communication</w:t>
      </w:r>
      <w:r w:rsidR="006A5AB1">
        <w:t>)</w:t>
      </w:r>
      <w:r>
        <w:t xml:space="preserve"> in order to get an independent</w:t>
      </w:r>
      <w:r w:rsidRPr="007C7449">
        <w:rPr>
          <w:spacing w:val="30"/>
        </w:rPr>
        <w:t xml:space="preserve"> </w:t>
      </w:r>
      <w:r>
        <w:t>assessment.</w:t>
      </w:r>
    </w:p>
    <w:p w14:paraId="6AF8622D" w14:textId="77777777" w:rsidR="00A62740" w:rsidRDefault="00A62740" w:rsidP="00816408">
      <w:pPr>
        <w:pStyle w:val="BodyText"/>
        <w:ind w:left="709" w:hanging="709"/>
        <w:rPr>
          <w:sz w:val="20"/>
        </w:rPr>
      </w:pPr>
    </w:p>
    <w:p w14:paraId="55DB47C4" w14:textId="42E3A889" w:rsidR="00A62740" w:rsidRDefault="008A710C" w:rsidP="00EE1C37">
      <w:pPr>
        <w:pStyle w:val="ListParagraph"/>
        <w:numPr>
          <w:ilvl w:val="2"/>
          <w:numId w:val="36"/>
        </w:numPr>
        <w:spacing w:before="68" w:line="244" w:lineRule="auto"/>
        <w:ind w:right="560"/>
        <w:jc w:val="both"/>
      </w:pPr>
      <w:r>
        <w:t xml:space="preserve">Server rooms and other related security zones where ICT equipment is </w:t>
      </w:r>
      <w:r w:rsidR="00D074F3">
        <w:t>kept</w:t>
      </w:r>
      <w:r>
        <w:t xml:space="preserve"> shall be secured with adequate physical security measures and strict access control shall be enforced and</w:t>
      </w:r>
      <w:r w:rsidRPr="00EE1C37">
        <w:rPr>
          <w:spacing w:val="16"/>
        </w:rPr>
        <w:t xml:space="preserve"> </w:t>
      </w:r>
      <w:r>
        <w:t>monitored.</w:t>
      </w:r>
    </w:p>
    <w:p w14:paraId="585D07F0" w14:textId="77777777" w:rsidR="00A62740" w:rsidRDefault="00A62740" w:rsidP="00816408">
      <w:pPr>
        <w:pStyle w:val="BodyText"/>
        <w:spacing w:before="9"/>
        <w:ind w:left="709" w:hanging="709"/>
        <w:rPr>
          <w:sz w:val="22"/>
        </w:rPr>
      </w:pPr>
    </w:p>
    <w:p w14:paraId="040664F2" w14:textId="1420F2DE" w:rsidR="00A62740" w:rsidRDefault="008A710C" w:rsidP="00EE1C37">
      <w:pPr>
        <w:pStyle w:val="ListParagraph"/>
        <w:numPr>
          <w:ilvl w:val="2"/>
          <w:numId w:val="36"/>
        </w:numPr>
        <w:spacing w:before="1" w:line="244" w:lineRule="auto"/>
        <w:ind w:right="558"/>
        <w:jc w:val="both"/>
      </w:pPr>
      <w:r>
        <w:t xml:space="preserve">Access to the network resources shall be strictly controlled to prevent </w:t>
      </w:r>
      <w:r w:rsidR="00950D7F">
        <w:t>unauthorized</w:t>
      </w:r>
      <w:r>
        <w:t xml:space="preserve"> access. Access to all computing and information systems and peripherals of the department shall be restricted </w:t>
      </w:r>
      <w:r w:rsidR="0020186C">
        <w:t>unless explicitly authorized</w:t>
      </w:r>
      <w:r>
        <w:t>.</w:t>
      </w:r>
    </w:p>
    <w:p w14:paraId="045B5AD4" w14:textId="77777777" w:rsidR="00A62740" w:rsidRDefault="00A62740" w:rsidP="00816408">
      <w:pPr>
        <w:pStyle w:val="BodyText"/>
        <w:spacing w:before="10"/>
        <w:ind w:left="709" w:hanging="709"/>
        <w:rPr>
          <w:sz w:val="22"/>
        </w:rPr>
      </w:pPr>
    </w:p>
    <w:p w14:paraId="3FB8325C" w14:textId="2A6DDE4B" w:rsidR="00A62740" w:rsidRDefault="008A710C" w:rsidP="00EE1C37">
      <w:pPr>
        <w:pStyle w:val="ListParagraph"/>
        <w:numPr>
          <w:ilvl w:val="2"/>
          <w:numId w:val="36"/>
        </w:numPr>
        <w:spacing w:line="247" w:lineRule="auto"/>
        <w:ind w:right="558"/>
        <w:jc w:val="both"/>
      </w:pPr>
      <w:r>
        <w:t xml:space="preserve">System hardware, operating systems and application software, and the network and communication systems shall all </w:t>
      </w:r>
      <w:r w:rsidR="0020186C">
        <w:t>be adequately configured and</w:t>
      </w:r>
      <w:r>
        <w:t xml:space="preserve"> safeguarded against both physical attack and </w:t>
      </w:r>
      <w:r w:rsidR="00950D7F">
        <w:t>unauthorized</w:t>
      </w:r>
      <w:r>
        <w:t xml:space="preserve"> network intrusion.</w:t>
      </w:r>
    </w:p>
    <w:p w14:paraId="1870C7DE" w14:textId="77777777" w:rsidR="00A62740" w:rsidRDefault="00A62740" w:rsidP="00816408">
      <w:pPr>
        <w:pStyle w:val="BodyText"/>
        <w:spacing w:before="3"/>
        <w:ind w:left="709" w:hanging="709"/>
        <w:rPr>
          <w:sz w:val="22"/>
        </w:rPr>
      </w:pPr>
    </w:p>
    <w:p w14:paraId="39B05E53" w14:textId="6E990B06" w:rsidR="00A62740" w:rsidRDefault="008A710C" w:rsidP="00EE1C37">
      <w:pPr>
        <w:pStyle w:val="ListParagraph"/>
        <w:numPr>
          <w:ilvl w:val="2"/>
          <w:numId w:val="36"/>
        </w:numPr>
        <w:spacing w:before="1" w:line="244" w:lineRule="auto"/>
        <w:ind w:right="560"/>
        <w:jc w:val="both"/>
      </w:pPr>
      <w:r>
        <w:lastRenderedPageBreak/>
        <w:t xml:space="preserve">All persons shall make use of ICT systems of the department in an acceptable manner and for business purposes only. All persons </w:t>
      </w:r>
      <w:r w:rsidR="0020186C">
        <w:t>shall comply</w:t>
      </w:r>
      <w:r>
        <w:t xml:space="preserve"> with the ICT Security Directives in this regard at all</w:t>
      </w:r>
      <w:r w:rsidRPr="00EE1C37">
        <w:rPr>
          <w:spacing w:val="57"/>
        </w:rPr>
        <w:t xml:space="preserve"> </w:t>
      </w:r>
      <w:r>
        <w:t>times.</w:t>
      </w:r>
    </w:p>
    <w:p w14:paraId="3E1F655A" w14:textId="77777777" w:rsidR="00A62740" w:rsidRDefault="00A62740" w:rsidP="00816408">
      <w:pPr>
        <w:pStyle w:val="BodyText"/>
        <w:spacing w:before="9"/>
        <w:ind w:left="709" w:hanging="709"/>
        <w:rPr>
          <w:sz w:val="22"/>
        </w:rPr>
      </w:pPr>
    </w:p>
    <w:p w14:paraId="5580074F" w14:textId="0B9797F7" w:rsidR="00A62740" w:rsidRDefault="00EE1C37" w:rsidP="00816408">
      <w:pPr>
        <w:tabs>
          <w:tab w:val="left" w:pos="1452"/>
        </w:tabs>
        <w:spacing w:line="247" w:lineRule="auto"/>
        <w:ind w:left="709" w:right="555" w:hanging="709"/>
        <w:jc w:val="both"/>
      </w:pPr>
      <w:r>
        <w:t>9.1.9</w:t>
      </w:r>
      <w:r>
        <w:tab/>
      </w:r>
      <w:r w:rsidR="008A710C">
        <w:t xml:space="preserve">The selection of passwords, their use and management as a </w:t>
      </w:r>
      <w:r w:rsidR="0020186C">
        <w:t>primary means</w:t>
      </w:r>
      <w:r w:rsidR="008A710C">
        <w:t xml:space="preserve"> to control access to the system must strictly </w:t>
      </w:r>
      <w:r w:rsidR="0020186C">
        <w:t>adhere to best practice</w:t>
      </w:r>
      <w:r w:rsidR="008A710C">
        <w:t xml:space="preserve"> guidelines as reflected in the ICT Security Policy. In particular, passwords shall not be shared with any other person for any reason whatsoever.</w:t>
      </w:r>
    </w:p>
    <w:p w14:paraId="1607FB3D" w14:textId="77777777" w:rsidR="00EE1C37" w:rsidRDefault="00EE1C37" w:rsidP="00EE1C37">
      <w:pPr>
        <w:tabs>
          <w:tab w:val="left" w:pos="1452"/>
        </w:tabs>
        <w:spacing w:line="244" w:lineRule="auto"/>
        <w:ind w:right="558"/>
        <w:jc w:val="both"/>
      </w:pPr>
    </w:p>
    <w:p w14:paraId="7E4E5EC4" w14:textId="095E5240" w:rsidR="00A62740" w:rsidRDefault="00E543A5" w:rsidP="00E543A5">
      <w:pPr>
        <w:tabs>
          <w:tab w:val="left" w:pos="1452"/>
        </w:tabs>
        <w:spacing w:line="244" w:lineRule="auto"/>
        <w:ind w:right="558"/>
        <w:jc w:val="both"/>
      </w:pPr>
      <w:r>
        <w:t xml:space="preserve">9.1.10 </w:t>
      </w:r>
      <w:r w:rsidR="008A710C">
        <w:t xml:space="preserve">To ensure the ongoing availability of critical services, the </w:t>
      </w:r>
      <w:r>
        <w:t>O</w:t>
      </w:r>
      <w:r w:rsidR="00D074F3">
        <w:t>CIO</w:t>
      </w:r>
      <w:r w:rsidR="008A710C">
        <w:t xml:space="preserve"> shall develop </w:t>
      </w:r>
      <w:r w:rsidR="00254B62">
        <w:t>a</w:t>
      </w:r>
      <w:r w:rsidR="008A710C">
        <w:t xml:space="preserve"> </w:t>
      </w:r>
      <w:r>
        <w:t xml:space="preserve">  </w:t>
      </w:r>
      <w:r w:rsidR="00254B62">
        <w:t xml:space="preserve">      </w:t>
      </w:r>
      <w:r w:rsidR="008A710C">
        <w:t>Disaster Recovery Plan as part of the overall Business Continuity Planning (BCP) and other recovery</w:t>
      </w:r>
      <w:r w:rsidR="008A710C" w:rsidRPr="00E543A5">
        <w:rPr>
          <w:spacing w:val="14"/>
        </w:rPr>
        <w:t xml:space="preserve"> </w:t>
      </w:r>
      <w:r w:rsidR="008A710C">
        <w:t>activities.</w:t>
      </w:r>
    </w:p>
    <w:p w14:paraId="1F9678AC" w14:textId="77777777" w:rsidR="00EB461B" w:rsidRDefault="00EB461B" w:rsidP="00816408">
      <w:pPr>
        <w:pStyle w:val="ListParagraph"/>
        <w:ind w:left="709" w:hanging="709"/>
      </w:pPr>
    </w:p>
    <w:p w14:paraId="6AA00E83" w14:textId="01B39071" w:rsidR="00EB461B" w:rsidRDefault="00EB461B" w:rsidP="00E543A5">
      <w:pPr>
        <w:pStyle w:val="ListParagraph"/>
        <w:numPr>
          <w:ilvl w:val="2"/>
          <w:numId w:val="44"/>
        </w:numPr>
        <w:tabs>
          <w:tab w:val="left" w:pos="851"/>
        </w:tabs>
        <w:spacing w:line="244" w:lineRule="auto"/>
        <w:ind w:right="558"/>
        <w:jc w:val="both"/>
      </w:pPr>
      <w:bookmarkStart w:id="18" w:name="_Hlk149215408"/>
      <w:bookmarkStart w:id="19" w:name="_Hlk149215360"/>
      <w:r>
        <w:t xml:space="preserve">The </w:t>
      </w:r>
      <w:r w:rsidR="00E543A5">
        <w:t>O</w:t>
      </w:r>
      <w:r>
        <w:t xml:space="preserve">CIO </w:t>
      </w:r>
      <w:bookmarkEnd w:id="18"/>
      <w:r>
        <w:t>shall provide CD: SFMS with information of all DLRRD ICT infrastructure current or otherwise in order to ensure that an adequate level of physical security measures is in place.</w:t>
      </w:r>
    </w:p>
    <w:p w14:paraId="1959A1FE" w14:textId="77777777" w:rsidR="00DF7F23" w:rsidRDefault="00DF7F23" w:rsidP="00816408">
      <w:pPr>
        <w:pStyle w:val="ListParagraph"/>
        <w:ind w:left="709" w:hanging="709"/>
      </w:pPr>
    </w:p>
    <w:p w14:paraId="1EA83E0E" w14:textId="60B90110" w:rsidR="009466BB" w:rsidRDefault="00DF7F23" w:rsidP="00E543A5">
      <w:pPr>
        <w:pStyle w:val="ListParagraph"/>
        <w:numPr>
          <w:ilvl w:val="2"/>
          <w:numId w:val="44"/>
        </w:numPr>
        <w:tabs>
          <w:tab w:val="left" w:pos="851"/>
        </w:tabs>
        <w:spacing w:line="244" w:lineRule="auto"/>
        <w:ind w:right="558"/>
        <w:jc w:val="both"/>
      </w:pPr>
      <w:bookmarkStart w:id="20" w:name="_Hlk149215515"/>
      <w:r>
        <w:t xml:space="preserve">The </w:t>
      </w:r>
      <w:r w:rsidR="00E543A5">
        <w:t>O</w:t>
      </w:r>
      <w:r>
        <w:t xml:space="preserve">CIO in conjunction with CD: SFMS shall ensure that all ICT personnel and service providers </w:t>
      </w:r>
      <w:r w:rsidR="007D3ECB">
        <w:t>are</w:t>
      </w:r>
      <w:r>
        <w:t xml:space="preserve"> security screened and security vetted.</w:t>
      </w:r>
      <w:bookmarkEnd w:id="19"/>
      <w:bookmarkEnd w:id="20"/>
    </w:p>
    <w:p w14:paraId="37615C14" w14:textId="77777777" w:rsidR="00162B34" w:rsidRDefault="00162B34" w:rsidP="00162B34">
      <w:pPr>
        <w:pStyle w:val="ListParagraph"/>
      </w:pPr>
    </w:p>
    <w:p w14:paraId="2D163F90" w14:textId="77777777" w:rsidR="00E87183" w:rsidRDefault="00E87183" w:rsidP="00162B34">
      <w:pPr>
        <w:pStyle w:val="ListParagraph"/>
      </w:pPr>
    </w:p>
    <w:p w14:paraId="4991380D" w14:textId="19F12255" w:rsidR="00A62740" w:rsidRPr="00EE1C37" w:rsidRDefault="00E543A5" w:rsidP="00E543A5">
      <w:pPr>
        <w:pStyle w:val="ListParagraph"/>
        <w:numPr>
          <w:ilvl w:val="1"/>
          <w:numId w:val="44"/>
        </w:numPr>
        <w:tabs>
          <w:tab w:val="left" w:pos="1030"/>
        </w:tabs>
        <w:rPr>
          <w:b/>
          <w:i/>
        </w:rPr>
      </w:pPr>
      <w:r>
        <w:rPr>
          <w:b/>
          <w:i/>
        </w:rPr>
        <w:tab/>
      </w:r>
      <w:r w:rsidR="008A710C" w:rsidRPr="00EE1C37">
        <w:rPr>
          <w:b/>
          <w:i/>
        </w:rPr>
        <w:t>Internet access</w:t>
      </w:r>
    </w:p>
    <w:p w14:paraId="6320222A" w14:textId="77777777" w:rsidR="00A62740" w:rsidRDefault="00A62740">
      <w:pPr>
        <w:pStyle w:val="BodyText"/>
        <w:spacing w:before="6"/>
        <w:rPr>
          <w:b/>
          <w:i/>
          <w:sz w:val="23"/>
        </w:rPr>
      </w:pPr>
    </w:p>
    <w:p w14:paraId="62CB7E1F" w14:textId="6489C86F" w:rsidR="00A62740" w:rsidRDefault="00D074F3" w:rsidP="00D074F3">
      <w:pPr>
        <w:tabs>
          <w:tab w:val="left" w:pos="709"/>
        </w:tabs>
        <w:spacing w:line="244" w:lineRule="auto"/>
        <w:ind w:left="709" w:right="558" w:hanging="709"/>
        <w:jc w:val="both"/>
      </w:pPr>
      <w:r>
        <w:t>9.2.1</w:t>
      </w:r>
      <w:r>
        <w:tab/>
      </w:r>
      <w:r w:rsidR="008A710C">
        <w:t>The</w:t>
      </w:r>
      <w:r w:rsidR="00E543A5">
        <w:t xml:space="preserve"> O</w:t>
      </w:r>
      <w:r w:rsidR="008A710C">
        <w:t xml:space="preserve">CIO has the overall responsibility for setting up </w:t>
      </w:r>
      <w:r>
        <w:t>internet access</w:t>
      </w:r>
      <w:r w:rsidR="008A710C">
        <w:t xml:space="preserve"> for the department and shall ensure that the </w:t>
      </w:r>
      <w:r>
        <w:t>network is safeguarded</w:t>
      </w:r>
      <w:r w:rsidR="008A710C">
        <w:t xml:space="preserve"> from malicious external intrusion by </w:t>
      </w:r>
      <w:r>
        <w:t>deploying, as a minimum</w:t>
      </w:r>
      <w:r w:rsidR="008A710C">
        <w:t>, a configured firewall. The OCIO shall ensure that all personnel with internet access (including e-mail) are aware of, and will comply</w:t>
      </w:r>
      <w:r w:rsidR="008A710C" w:rsidRPr="00D074F3">
        <w:rPr>
          <w:spacing w:val="11"/>
        </w:rPr>
        <w:t xml:space="preserve"> </w:t>
      </w:r>
      <w:r w:rsidR="008A710C">
        <w:t>with,</w:t>
      </w:r>
      <w:r w:rsidR="008A710C" w:rsidRPr="00D074F3">
        <w:rPr>
          <w:spacing w:val="15"/>
        </w:rPr>
        <w:t xml:space="preserve"> </w:t>
      </w:r>
      <w:r w:rsidR="008A710C">
        <w:t>an</w:t>
      </w:r>
      <w:r w:rsidR="008A710C" w:rsidRPr="00D074F3">
        <w:rPr>
          <w:spacing w:val="11"/>
        </w:rPr>
        <w:t xml:space="preserve"> </w:t>
      </w:r>
      <w:r w:rsidR="008A710C">
        <w:t>acceptable</w:t>
      </w:r>
      <w:r w:rsidR="008A710C" w:rsidRPr="00D074F3">
        <w:rPr>
          <w:spacing w:val="9"/>
        </w:rPr>
        <w:t xml:space="preserve"> </w:t>
      </w:r>
      <w:r w:rsidR="008A710C">
        <w:t>code</w:t>
      </w:r>
      <w:r w:rsidR="008A710C" w:rsidRPr="00D074F3">
        <w:rPr>
          <w:spacing w:val="8"/>
        </w:rPr>
        <w:t xml:space="preserve"> </w:t>
      </w:r>
      <w:r w:rsidR="008A710C">
        <w:t>of</w:t>
      </w:r>
      <w:r w:rsidR="008A710C" w:rsidRPr="00D074F3">
        <w:rPr>
          <w:spacing w:val="12"/>
        </w:rPr>
        <w:t xml:space="preserve"> </w:t>
      </w:r>
      <w:r w:rsidR="008A710C">
        <w:t>conduct</w:t>
      </w:r>
      <w:r w:rsidR="008A710C" w:rsidRPr="00D074F3">
        <w:rPr>
          <w:spacing w:val="12"/>
        </w:rPr>
        <w:t xml:space="preserve"> </w:t>
      </w:r>
      <w:r w:rsidR="008A710C">
        <w:t>in</w:t>
      </w:r>
      <w:r w:rsidR="008A710C" w:rsidRPr="00D074F3">
        <w:rPr>
          <w:spacing w:val="9"/>
        </w:rPr>
        <w:t xml:space="preserve"> </w:t>
      </w:r>
      <w:r w:rsidR="008A710C">
        <w:t>their</w:t>
      </w:r>
      <w:r w:rsidR="008A710C" w:rsidRPr="00D074F3">
        <w:rPr>
          <w:spacing w:val="8"/>
        </w:rPr>
        <w:t xml:space="preserve"> </w:t>
      </w:r>
      <w:r w:rsidR="008A710C">
        <w:t>usage</w:t>
      </w:r>
      <w:r w:rsidR="008A710C" w:rsidRPr="00D074F3">
        <w:rPr>
          <w:spacing w:val="12"/>
        </w:rPr>
        <w:t xml:space="preserve"> </w:t>
      </w:r>
      <w:r w:rsidR="008A710C">
        <w:t>of</w:t>
      </w:r>
      <w:r w:rsidR="008A710C" w:rsidRPr="00D074F3">
        <w:rPr>
          <w:spacing w:val="12"/>
        </w:rPr>
        <w:t xml:space="preserve"> </w:t>
      </w:r>
      <w:r w:rsidR="008A710C">
        <w:t>the</w:t>
      </w:r>
      <w:r w:rsidR="008A710C" w:rsidRPr="00D074F3">
        <w:rPr>
          <w:spacing w:val="8"/>
        </w:rPr>
        <w:t xml:space="preserve"> </w:t>
      </w:r>
      <w:r w:rsidR="008A710C">
        <w:t>internet.</w:t>
      </w:r>
    </w:p>
    <w:p w14:paraId="33B25570" w14:textId="77777777" w:rsidR="00A62740" w:rsidRDefault="00A62740">
      <w:pPr>
        <w:pStyle w:val="BodyText"/>
        <w:spacing w:before="2"/>
        <w:rPr>
          <w:sz w:val="23"/>
        </w:rPr>
      </w:pPr>
    </w:p>
    <w:p w14:paraId="5B846BEC" w14:textId="52D5F5C9" w:rsidR="00A62740" w:rsidRDefault="008A710C" w:rsidP="00EE1C37">
      <w:pPr>
        <w:pStyle w:val="ListParagraph"/>
        <w:numPr>
          <w:ilvl w:val="2"/>
          <w:numId w:val="39"/>
        </w:numPr>
        <w:tabs>
          <w:tab w:val="left" w:pos="1452"/>
        </w:tabs>
        <w:spacing w:line="247" w:lineRule="auto"/>
        <w:ind w:right="555"/>
        <w:jc w:val="both"/>
      </w:pPr>
      <w:bookmarkStart w:id="21" w:name="_Hlk149214681"/>
      <w:r>
        <w:t xml:space="preserve">The OCIO </w:t>
      </w:r>
      <w:bookmarkEnd w:id="21"/>
      <w:r>
        <w:t xml:space="preserve">shall be responsible for controlling user access to the internet, as well as for ensuring that users are aware of the threats, and trained in the safeguards, to reduce the risk of information </w:t>
      </w:r>
      <w:r w:rsidR="00D074F3">
        <w:t>security breaches</w:t>
      </w:r>
      <w:r>
        <w:t xml:space="preserve"> and</w:t>
      </w:r>
      <w:r w:rsidRPr="00EE1C37">
        <w:rPr>
          <w:spacing w:val="4"/>
        </w:rPr>
        <w:t xml:space="preserve"> </w:t>
      </w:r>
      <w:r>
        <w:t>incidents.</w:t>
      </w:r>
    </w:p>
    <w:p w14:paraId="022D2C75" w14:textId="77777777" w:rsidR="00A62740" w:rsidRDefault="00A62740">
      <w:pPr>
        <w:pStyle w:val="BodyText"/>
        <w:spacing w:before="3"/>
        <w:rPr>
          <w:sz w:val="22"/>
        </w:rPr>
      </w:pPr>
    </w:p>
    <w:p w14:paraId="1A0F3150" w14:textId="1D2DF0BF" w:rsidR="00A62740" w:rsidRDefault="008A710C" w:rsidP="00EE1C37">
      <w:pPr>
        <w:pStyle w:val="ListParagraph"/>
        <w:numPr>
          <w:ilvl w:val="2"/>
          <w:numId w:val="39"/>
        </w:numPr>
        <w:tabs>
          <w:tab w:val="left" w:pos="1452"/>
        </w:tabs>
        <w:spacing w:line="244" w:lineRule="auto"/>
        <w:ind w:right="555"/>
        <w:jc w:val="both"/>
      </w:pPr>
      <w:r>
        <w:t>Incoming e-mail must be treated with the utmost care because of its inherent information security risks. The opening of e-mail with file attachments is not permitted unless such attachments have already been scanned for possible computer viruses or other malicious</w:t>
      </w:r>
      <w:r w:rsidRPr="00EE1C37">
        <w:rPr>
          <w:spacing w:val="44"/>
        </w:rPr>
        <w:t xml:space="preserve"> </w:t>
      </w:r>
      <w:r>
        <w:t>code.</w:t>
      </w:r>
    </w:p>
    <w:p w14:paraId="53E3955E" w14:textId="77777777" w:rsidR="00A62740" w:rsidRDefault="00A62740">
      <w:pPr>
        <w:spacing w:line="244" w:lineRule="auto"/>
        <w:jc w:val="both"/>
      </w:pPr>
    </w:p>
    <w:p w14:paraId="5CE616AE" w14:textId="77777777" w:rsidR="00A62740" w:rsidRDefault="008A710C" w:rsidP="00EE1C37">
      <w:pPr>
        <w:pStyle w:val="ListParagraph"/>
        <w:numPr>
          <w:ilvl w:val="3"/>
          <w:numId w:val="39"/>
        </w:numPr>
        <w:spacing w:before="68" w:line="247" w:lineRule="auto"/>
        <w:ind w:left="709" w:right="557" w:hanging="709"/>
        <w:jc w:val="both"/>
      </w:pPr>
      <w:bookmarkStart w:id="22" w:name="_Hlk149214993"/>
      <w:r>
        <w:t xml:space="preserve">The </w:t>
      </w:r>
      <w:r w:rsidR="00D074F3">
        <w:t xml:space="preserve">CD: SFMS </w:t>
      </w:r>
      <w:r w:rsidR="009466BB">
        <w:t xml:space="preserve">must </w:t>
      </w:r>
      <w:r>
        <w:t xml:space="preserve">be notified </w:t>
      </w:r>
      <w:r w:rsidR="00D074F3">
        <w:t>immediately</w:t>
      </w:r>
      <w:r w:rsidR="009466BB">
        <w:t xml:space="preserve"> of any security breach whether intentional or accidental in terms of any compr</w:t>
      </w:r>
      <w:r w:rsidR="008252D4">
        <w:t>omi</w:t>
      </w:r>
      <w:r w:rsidR="009466BB">
        <w:t>se to departmental</w:t>
      </w:r>
      <w:r w:rsidR="008252D4">
        <w:t xml:space="preserve"> systems, ICT infrastructure, information assets and or </w:t>
      </w:r>
      <w:r>
        <w:t>sensitive information</w:t>
      </w:r>
      <w:r w:rsidR="008252D4">
        <w:t>.</w:t>
      </w:r>
    </w:p>
    <w:p w14:paraId="020101C2" w14:textId="77777777" w:rsidR="008252D4" w:rsidRDefault="008252D4" w:rsidP="008252D4">
      <w:pPr>
        <w:pStyle w:val="ListParagraph"/>
      </w:pPr>
    </w:p>
    <w:p w14:paraId="7BAD1C35" w14:textId="41A285E6" w:rsidR="008252D4" w:rsidRDefault="008252D4" w:rsidP="00EE1C37">
      <w:pPr>
        <w:pStyle w:val="ListParagraph"/>
        <w:numPr>
          <w:ilvl w:val="3"/>
          <w:numId w:val="39"/>
        </w:numPr>
        <w:spacing w:before="68" w:line="247" w:lineRule="auto"/>
        <w:ind w:left="709" w:right="557" w:hanging="709"/>
        <w:jc w:val="both"/>
      </w:pPr>
      <w:r>
        <w:t xml:space="preserve">The </w:t>
      </w:r>
      <w:r w:rsidR="00E543A5">
        <w:t>O</w:t>
      </w:r>
      <w:r>
        <w:t>CIO shall ensure that all system reports (security patches, system upgrades, firewall logs, internet usage, anti-virus updates etc..) is provided to CD: SFMS on a monthly basis.</w:t>
      </w:r>
    </w:p>
    <w:p w14:paraId="3B2007F4" w14:textId="77777777" w:rsidR="00DF7F23" w:rsidRDefault="00DF7F23" w:rsidP="00DF7F23">
      <w:pPr>
        <w:pStyle w:val="ListParagraph"/>
      </w:pPr>
    </w:p>
    <w:p w14:paraId="56DDFF5E" w14:textId="6BDDCE2E" w:rsidR="00DF7F23" w:rsidRDefault="00384562" w:rsidP="00EE1C37">
      <w:pPr>
        <w:pStyle w:val="ListParagraph"/>
        <w:numPr>
          <w:ilvl w:val="3"/>
          <w:numId w:val="39"/>
        </w:numPr>
        <w:spacing w:before="68" w:line="247" w:lineRule="auto"/>
        <w:ind w:left="709" w:right="557" w:hanging="709"/>
        <w:jc w:val="both"/>
      </w:pPr>
      <w:bookmarkStart w:id="23" w:name="_Hlk149218546"/>
      <w:bookmarkStart w:id="24" w:name="_Hlk149215772"/>
      <w:r>
        <w:t>The CD: SFMS shall monitor and provide advisory services on all cybersecurity initiatives to be implemented in DLRRD.</w:t>
      </w:r>
      <w:r w:rsidR="00471113">
        <w:t xml:space="preserve"> In this regard CD: SFMS shall ensure that</w:t>
      </w:r>
      <w:r w:rsidR="00471113" w:rsidRPr="00471113">
        <w:t xml:space="preserve"> </w:t>
      </w:r>
      <w:r w:rsidR="00E543A5">
        <w:t xml:space="preserve">OCIO conducted </w:t>
      </w:r>
      <w:r w:rsidR="00471113" w:rsidRPr="00471113">
        <w:t>Penetration testing, vulnerability scans, and threat risk analysis are part of the departmental cybersecurity initiatives.</w:t>
      </w:r>
    </w:p>
    <w:bookmarkEnd w:id="23"/>
    <w:p w14:paraId="1D9AB049" w14:textId="77777777" w:rsidR="004E1E51" w:rsidRDefault="004E1E51" w:rsidP="004E1E51">
      <w:pPr>
        <w:pStyle w:val="ListParagraph"/>
      </w:pPr>
    </w:p>
    <w:p w14:paraId="5269B304" w14:textId="373B9BF8" w:rsidR="004E1E51" w:rsidRDefault="004E1E51" w:rsidP="00EE1C37">
      <w:pPr>
        <w:pStyle w:val="ListParagraph"/>
        <w:numPr>
          <w:ilvl w:val="3"/>
          <w:numId w:val="39"/>
        </w:numPr>
        <w:spacing w:before="68" w:line="247" w:lineRule="auto"/>
        <w:ind w:left="709" w:right="557" w:hanging="709"/>
        <w:jc w:val="both"/>
      </w:pPr>
      <w:bookmarkStart w:id="25" w:name="_Hlk149216611"/>
      <w:r>
        <w:t xml:space="preserve">The </w:t>
      </w:r>
      <w:r w:rsidR="00E543A5">
        <w:t>O</w:t>
      </w:r>
      <w:r>
        <w:t xml:space="preserve">CIO in conjunction with CD: SFMS shall ensure that all current and future </w:t>
      </w:r>
      <w:r w:rsidRPr="004E1E51">
        <w:t xml:space="preserve">ICT </w:t>
      </w:r>
      <w:r w:rsidRPr="004E1E51">
        <w:lastRenderedPageBreak/>
        <w:t>system</w:t>
      </w:r>
      <w:r>
        <w:t>s</w:t>
      </w:r>
      <w:r w:rsidRPr="004E1E51">
        <w:t xml:space="preserve"> satisfy all necessary security requirements before that system is used in a department or government production environment.</w:t>
      </w:r>
    </w:p>
    <w:bookmarkEnd w:id="22"/>
    <w:bookmarkEnd w:id="24"/>
    <w:bookmarkEnd w:id="25"/>
    <w:p w14:paraId="3C0579C5" w14:textId="77777777" w:rsidR="00A62740" w:rsidRDefault="00A62740">
      <w:pPr>
        <w:pStyle w:val="BodyText"/>
        <w:spacing w:before="2"/>
        <w:rPr>
          <w:sz w:val="22"/>
        </w:rPr>
      </w:pPr>
    </w:p>
    <w:p w14:paraId="391D41D3" w14:textId="77777777" w:rsidR="00162B34" w:rsidDel="00DB7454" w:rsidRDefault="00162B34">
      <w:pPr>
        <w:pStyle w:val="BodyText"/>
        <w:spacing w:before="2"/>
        <w:rPr>
          <w:del w:id="26" w:author="Davedan Paulen Ryan Kuhn" w:date="2025-06-09T11:21:00Z"/>
          <w:sz w:val="22"/>
        </w:rPr>
      </w:pPr>
    </w:p>
    <w:p w14:paraId="32730B87" w14:textId="77777777" w:rsidR="00162B34" w:rsidRDefault="00162B34">
      <w:pPr>
        <w:pStyle w:val="BodyText"/>
        <w:spacing w:before="2"/>
        <w:rPr>
          <w:sz w:val="22"/>
        </w:rPr>
      </w:pPr>
    </w:p>
    <w:p w14:paraId="028E05A6" w14:textId="2BAEC013" w:rsidR="00A62740" w:rsidRPr="00E543A5" w:rsidRDefault="008A710C" w:rsidP="00E543A5">
      <w:pPr>
        <w:pStyle w:val="ListParagraph"/>
        <w:numPr>
          <w:ilvl w:val="1"/>
          <w:numId w:val="39"/>
        </w:numPr>
        <w:tabs>
          <w:tab w:val="left" w:pos="1030"/>
        </w:tabs>
        <w:rPr>
          <w:b/>
          <w:i/>
        </w:rPr>
      </w:pPr>
      <w:r w:rsidRPr="00E543A5">
        <w:rPr>
          <w:b/>
          <w:i/>
        </w:rPr>
        <w:t>Use of laptops and desktop</w:t>
      </w:r>
      <w:r w:rsidRPr="00E543A5">
        <w:rPr>
          <w:b/>
          <w:i/>
          <w:spacing w:val="13"/>
        </w:rPr>
        <w:t xml:space="preserve"> </w:t>
      </w:r>
      <w:r w:rsidRPr="00E543A5">
        <w:rPr>
          <w:b/>
          <w:i/>
        </w:rPr>
        <w:t>computers</w:t>
      </w:r>
    </w:p>
    <w:p w14:paraId="1D7B6F59" w14:textId="77777777" w:rsidR="00A62740" w:rsidRDefault="00A62740">
      <w:pPr>
        <w:pStyle w:val="BodyText"/>
        <w:spacing w:before="3"/>
        <w:rPr>
          <w:b/>
          <w:i/>
          <w:sz w:val="23"/>
        </w:rPr>
      </w:pPr>
    </w:p>
    <w:p w14:paraId="236B6C19" w14:textId="37079942" w:rsidR="00A62740" w:rsidRDefault="008A710C" w:rsidP="00943268">
      <w:pPr>
        <w:pStyle w:val="ListParagraph"/>
        <w:numPr>
          <w:ilvl w:val="2"/>
          <w:numId w:val="39"/>
        </w:numPr>
        <w:tabs>
          <w:tab w:val="left" w:pos="1453"/>
        </w:tabs>
        <w:spacing w:line="244" w:lineRule="auto"/>
        <w:ind w:right="555"/>
        <w:jc w:val="both"/>
      </w:pPr>
      <w:r>
        <w:t>Usage of laptops and desktop computers by employees of the D</w:t>
      </w:r>
      <w:r w:rsidR="00D074F3">
        <w:t>LRRD</w:t>
      </w:r>
      <w:r>
        <w:t xml:space="preserve"> is restricted to business purposes only, and users shall be aware of, and accept the terms and conditions of use, especially the responsibility for the security of information contained in such</w:t>
      </w:r>
      <w:r w:rsidRPr="00943268">
        <w:rPr>
          <w:spacing w:val="20"/>
        </w:rPr>
        <w:t xml:space="preserve"> </w:t>
      </w:r>
      <w:r>
        <w:t>devices.</w:t>
      </w:r>
    </w:p>
    <w:p w14:paraId="6B1EBF7D" w14:textId="77777777" w:rsidR="00A62740" w:rsidRDefault="00A62740">
      <w:pPr>
        <w:pStyle w:val="BodyText"/>
        <w:spacing w:before="2"/>
        <w:rPr>
          <w:sz w:val="23"/>
        </w:rPr>
      </w:pPr>
    </w:p>
    <w:p w14:paraId="15A51865" w14:textId="320C349A" w:rsidR="00A62740" w:rsidRDefault="00D074F3" w:rsidP="00D074F3">
      <w:pPr>
        <w:spacing w:line="244" w:lineRule="auto"/>
        <w:ind w:left="709" w:right="557" w:hanging="709"/>
        <w:jc w:val="both"/>
      </w:pPr>
      <w:r>
        <w:t>9.</w:t>
      </w:r>
      <w:r w:rsidR="00943268">
        <w:t>3.2</w:t>
      </w:r>
      <w:r>
        <w:tab/>
      </w:r>
      <w:r w:rsidR="008A710C">
        <w:t xml:space="preserve">The information stored on laptops and desktop computers of </w:t>
      </w:r>
      <w:r>
        <w:t>the department</w:t>
      </w:r>
      <w:r w:rsidR="008A710C">
        <w:t xml:space="preserve"> shall be suitably protected at all times, in line with </w:t>
      </w:r>
      <w:r>
        <w:t>the protection</w:t>
      </w:r>
      <w:r w:rsidR="008A710C">
        <w:t xml:space="preserve"> measures prescribed in the ICT Security</w:t>
      </w:r>
      <w:r w:rsidR="008A710C" w:rsidRPr="00D074F3">
        <w:rPr>
          <w:spacing w:val="28"/>
        </w:rPr>
        <w:t xml:space="preserve"> </w:t>
      </w:r>
      <w:r w:rsidR="008A710C">
        <w:t>Policy.</w:t>
      </w:r>
    </w:p>
    <w:p w14:paraId="79A5A970" w14:textId="77777777" w:rsidR="00A62740" w:rsidRDefault="00A62740">
      <w:pPr>
        <w:pStyle w:val="BodyText"/>
        <w:spacing w:before="9"/>
        <w:rPr>
          <w:sz w:val="22"/>
        </w:rPr>
      </w:pPr>
    </w:p>
    <w:p w14:paraId="63622A37" w14:textId="4F7ACCE4" w:rsidR="00A62740" w:rsidRDefault="008A710C" w:rsidP="00943268">
      <w:pPr>
        <w:pStyle w:val="ListParagraph"/>
        <w:numPr>
          <w:ilvl w:val="2"/>
          <w:numId w:val="39"/>
        </w:numPr>
        <w:tabs>
          <w:tab w:val="left" w:pos="1453"/>
        </w:tabs>
        <w:spacing w:before="1" w:line="244" w:lineRule="auto"/>
        <w:ind w:right="557"/>
        <w:jc w:val="both"/>
      </w:pPr>
      <w:r>
        <w:t xml:space="preserve">Persons shall also be responsible for </w:t>
      </w:r>
      <w:r w:rsidR="00D074F3">
        <w:t xml:space="preserve">implementing </w:t>
      </w:r>
      <w:r w:rsidR="002D15F6">
        <w:t>the appropriate</w:t>
      </w:r>
      <w:r>
        <w:t xml:space="preserve"> security measures for the physical protection of laptops and desktop computers at all times, in line with the protection measures as </w:t>
      </w:r>
      <w:r w:rsidR="002D15F6">
        <w:t>prescribed by</w:t>
      </w:r>
      <w:r>
        <w:t xml:space="preserve"> the ICT Security Directives.</w:t>
      </w:r>
    </w:p>
    <w:p w14:paraId="47FA7BFD" w14:textId="77777777" w:rsidR="00A62740" w:rsidRDefault="00A62740">
      <w:pPr>
        <w:pStyle w:val="BodyText"/>
        <w:spacing w:before="10"/>
        <w:rPr>
          <w:sz w:val="22"/>
        </w:rPr>
      </w:pPr>
    </w:p>
    <w:p w14:paraId="6F7363FC" w14:textId="4B63C811" w:rsidR="00A62740" w:rsidRDefault="008A710C" w:rsidP="00943268">
      <w:pPr>
        <w:pStyle w:val="ListParagraph"/>
        <w:numPr>
          <w:ilvl w:val="2"/>
          <w:numId w:val="45"/>
        </w:numPr>
        <w:tabs>
          <w:tab w:val="left" w:pos="1453"/>
        </w:tabs>
        <w:spacing w:line="247" w:lineRule="auto"/>
        <w:ind w:right="555"/>
        <w:jc w:val="both"/>
      </w:pPr>
      <w:r>
        <w:t>All ICT equipment with a removal permit shall be cleared by Security Officers before it is removed from the premises of the</w:t>
      </w:r>
      <w:r w:rsidRPr="00943268">
        <w:rPr>
          <w:spacing w:val="4"/>
        </w:rPr>
        <w:t xml:space="preserve"> </w:t>
      </w:r>
      <w:r>
        <w:t>department.</w:t>
      </w:r>
    </w:p>
    <w:p w14:paraId="38CFBAE6" w14:textId="77777777" w:rsidR="00D074F3" w:rsidRDefault="00D074F3" w:rsidP="00D074F3">
      <w:pPr>
        <w:pStyle w:val="ListParagraph"/>
      </w:pPr>
    </w:p>
    <w:p w14:paraId="1441E93E" w14:textId="77777777" w:rsidR="00D074F3" w:rsidRDefault="00D074F3" w:rsidP="00D074F3">
      <w:pPr>
        <w:pStyle w:val="ListParagraph"/>
        <w:tabs>
          <w:tab w:val="left" w:pos="1453"/>
        </w:tabs>
        <w:spacing w:line="247" w:lineRule="auto"/>
        <w:ind w:left="720" w:right="555" w:firstLine="0"/>
        <w:jc w:val="both"/>
      </w:pPr>
    </w:p>
    <w:p w14:paraId="3F9DA147" w14:textId="708C0371" w:rsidR="004E1E51" w:rsidRPr="001B4E1E" w:rsidRDefault="004E1E51" w:rsidP="004E1E51">
      <w:pPr>
        <w:ind w:right="-20"/>
        <w:rPr>
          <w:b/>
          <w:bCs/>
          <w:color w:val="000000"/>
        </w:rPr>
      </w:pPr>
      <w:bookmarkStart w:id="27" w:name="_Hlk149218325"/>
      <w:r w:rsidRPr="001B4E1E">
        <w:rPr>
          <w:b/>
          <w:bCs/>
          <w:color w:val="000000"/>
        </w:rPr>
        <w:t>9.</w:t>
      </w:r>
      <w:r w:rsidR="00943268">
        <w:rPr>
          <w:b/>
          <w:bCs/>
          <w:color w:val="000000"/>
        </w:rPr>
        <w:t>4</w:t>
      </w:r>
      <w:r w:rsidRPr="001B4E1E">
        <w:rPr>
          <w:b/>
          <w:bCs/>
          <w:color w:val="000000"/>
          <w:spacing w:val="31"/>
        </w:rPr>
        <w:t xml:space="preserve"> </w:t>
      </w:r>
      <w:r w:rsidR="00EE1C37">
        <w:rPr>
          <w:b/>
          <w:bCs/>
          <w:color w:val="000000"/>
          <w:spacing w:val="31"/>
        </w:rPr>
        <w:tab/>
      </w:r>
      <w:r w:rsidRPr="001B4E1E">
        <w:rPr>
          <w:b/>
          <w:bCs/>
          <w:color w:val="000000"/>
          <w:spacing w:val="31"/>
        </w:rPr>
        <w:t>Storage Media handling and Disposal</w:t>
      </w:r>
    </w:p>
    <w:p w14:paraId="1D40EBA6" w14:textId="77777777" w:rsidR="004E1E51" w:rsidRPr="004E1E51" w:rsidRDefault="004E1E51" w:rsidP="004E1E51">
      <w:pPr>
        <w:spacing w:after="16" w:line="160" w:lineRule="exact"/>
      </w:pPr>
    </w:p>
    <w:p w14:paraId="5E9D0463" w14:textId="5C06866E" w:rsidR="004E1E51" w:rsidRPr="00162B34" w:rsidRDefault="000362F0" w:rsidP="00B05772">
      <w:pPr>
        <w:ind w:left="851" w:right="-20" w:hanging="851"/>
        <w:jc w:val="both"/>
        <w:rPr>
          <w:color w:val="000000"/>
        </w:rPr>
      </w:pPr>
      <w:r w:rsidRPr="00162B34">
        <w:rPr>
          <w:color w:val="000000"/>
          <w:spacing w:val="2"/>
        </w:rPr>
        <w:t>9.</w:t>
      </w:r>
      <w:r w:rsidR="00943268">
        <w:rPr>
          <w:color w:val="000000"/>
          <w:spacing w:val="2"/>
        </w:rPr>
        <w:t>4</w:t>
      </w:r>
      <w:r w:rsidRPr="00162B34">
        <w:rPr>
          <w:color w:val="000000"/>
          <w:spacing w:val="2"/>
        </w:rPr>
        <w:t>.</w:t>
      </w:r>
      <w:bookmarkStart w:id="28" w:name="_Hlk149217221"/>
      <w:r w:rsidRPr="00162B34">
        <w:rPr>
          <w:color w:val="000000"/>
          <w:spacing w:val="2"/>
        </w:rPr>
        <w:t>1</w:t>
      </w:r>
      <w:r w:rsidR="00EE1C37">
        <w:rPr>
          <w:color w:val="000000"/>
          <w:spacing w:val="2"/>
        </w:rPr>
        <w:tab/>
      </w:r>
      <w:r w:rsidR="004E1E51" w:rsidRPr="00162B34">
        <w:rPr>
          <w:color w:val="000000"/>
          <w:spacing w:val="2"/>
        </w:rPr>
        <w:t>T</w:t>
      </w:r>
      <w:r w:rsidR="004E1E51" w:rsidRPr="00162B34">
        <w:rPr>
          <w:color w:val="000000"/>
          <w:spacing w:val="-1"/>
        </w:rPr>
        <w:t>h</w:t>
      </w:r>
      <w:r w:rsidR="004E1E51" w:rsidRPr="00162B34">
        <w:rPr>
          <w:color w:val="000000"/>
          <w:w w:val="99"/>
        </w:rPr>
        <w:t>e</w:t>
      </w:r>
      <w:r w:rsidR="004E1E51" w:rsidRPr="00162B34">
        <w:rPr>
          <w:color w:val="000000"/>
          <w:spacing w:val="1"/>
        </w:rPr>
        <w:t xml:space="preserve"> </w:t>
      </w:r>
      <w:r w:rsidRPr="00162B34">
        <w:rPr>
          <w:color w:val="000000"/>
          <w:spacing w:val="1"/>
        </w:rPr>
        <w:t xml:space="preserve">CD: SFMS </w:t>
      </w:r>
      <w:bookmarkEnd w:id="28"/>
      <w:r w:rsidRPr="00162B34">
        <w:rPr>
          <w:color w:val="000000"/>
          <w:spacing w:val="1"/>
        </w:rPr>
        <w:t>shall monitor and ensure that r</w:t>
      </w:r>
      <w:r w:rsidR="004E1E51" w:rsidRPr="00162B34">
        <w:rPr>
          <w:color w:val="000000"/>
          <w:w w:val="99"/>
        </w:rPr>
        <w:t>e</w:t>
      </w:r>
      <w:r w:rsidR="004E1E51" w:rsidRPr="00162B34">
        <w:rPr>
          <w:color w:val="000000"/>
          <w:spacing w:val="2"/>
        </w:rPr>
        <w:t>m</w:t>
      </w:r>
      <w:r w:rsidR="004E1E51" w:rsidRPr="00162B34">
        <w:rPr>
          <w:color w:val="000000"/>
          <w:spacing w:val="1"/>
          <w:w w:val="99"/>
        </w:rPr>
        <w:t>o</w:t>
      </w:r>
      <w:r w:rsidR="004E1E51" w:rsidRPr="00162B34">
        <w:rPr>
          <w:color w:val="000000"/>
          <w:spacing w:val="-2"/>
        </w:rPr>
        <w:t>v</w:t>
      </w:r>
      <w:r w:rsidR="004E1E51" w:rsidRPr="00162B34">
        <w:rPr>
          <w:color w:val="000000"/>
          <w:w w:val="99"/>
        </w:rPr>
        <w:t>a</w:t>
      </w:r>
      <w:r w:rsidR="004E1E51" w:rsidRPr="00162B34">
        <w:rPr>
          <w:color w:val="000000"/>
          <w:spacing w:val="1"/>
          <w:w w:val="99"/>
        </w:rPr>
        <w:t>b</w:t>
      </w:r>
      <w:r w:rsidR="004E1E51" w:rsidRPr="00162B34">
        <w:rPr>
          <w:color w:val="000000"/>
        </w:rPr>
        <w:t>l</w:t>
      </w:r>
      <w:r w:rsidR="004E1E51" w:rsidRPr="00162B34">
        <w:rPr>
          <w:color w:val="000000"/>
          <w:w w:val="99"/>
        </w:rPr>
        <w:t>e</w:t>
      </w:r>
      <w:r w:rsidR="004E1E51" w:rsidRPr="00162B34">
        <w:rPr>
          <w:color w:val="000000"/>
          <w:spacing w:val="16"/>
        </w:rPr>
        <w:t xml:space="preserve"> </w:t>
      </w:r>
      <w:r w:rsidRPr="00162B34">
        <w:rPr>
          <w:color w:val="000000"/>
          <w:spacing w:val="16"/>
        </w:rPr>
        <w:t xml:space="preserve">storage </w:t>
      </w:r>
      <w:r w:rsidR="004E1E51" w:rsidRPr="00162B34">
        <w:rPr>
          <w:color w:val="000000"/>
          <w:spacing w:val="2"/>
        </w:rPr>
        <w:t>m</w:t>
      </w:r>
      <w:r w:rsidR="004E1E51" w:rsidRPr="00162B34">
        <w:rPr>
          <w:color w:val="000000"/>
          <w:spacing w:val="1"/>
          <w:w w:val="99"/>
        </w:rPr>
        <w:t>ed</w:t>
      </w:r>
      <w:r w:rsidR="004E1E51" w:rsidRPr="00162B34">
        <w:rPr>
          <w:color w:val="000000"/>
          <w:spacing w:val="-2"/>
        </w:rPr>
        <w:t>i</w:t>
      </w:r>
      <w:r w:rsidR="004E1E51" w:rsidRPr="00162B34">
        <w:rPr>
          <w:color w:val="000000"/>
          <w:w w:val="99"/>
        </w:rPr>
        <w:t>a</w:t>
      </w:r>
      <w:r w:rsidR="004E1E51" w:rsidRPr="00162B34">
        <w:rPr>
          <w:color w:val="000000"/>
          <w:spacing w:val="17"/>
        </w:rPr>
        <w:t xml:space="preserve"> </w:t>
      </w:r>
      <w:r w:rsidR="004E1E51" w:rsidRPr="00162B34">
        <w:rPr>
          <w:color w:val="000000"/>
        </w:rPr>
        <w:t>i</w:t>
      </w:r>
      <w:r w:rsidR="004E1E51" w:rsidRPr="00162B34">
        <w:rPr>
          <w:color w:val="000000"/>
          <w:w w:val="99"/>
        </w:rPr>
        <w:t>s</w:t>
      </w:r>
      <w:r w:rsidR="004E1E51" w:rsidRPr="00162B34">
        <w:rPr>
          <w:color w:val="000000"/>
          <w:spacing w:val="15"/>
        </w:rPr>
        <w:t xml:space="preserve"> </w:t>
      </w:r>
      <w:r w:rsidR="004E1E51" w:rsidRPr="00162B34">
        <w:rPr>
          <w:color w:val="000000"/>
          <w:spacing w:val="1"/>
          <w:w w:val="99"/>
        </w:rPr>
        <w:t>p</w:t>
      </w:r>
      <w:r w:rsidR="004E1E51" w:rsidRPr="00162B34">
        <w:rPr>
          <w:color w:val="000000"/>
        </w:rPr>
        <w:t>r</w:t>
      </w:r>
      <w:r w:rsidR="004E1E51" w:rsidRPr="00162B34">
        <w:rPr>
          <w:color w:val="000000"/>
          <w:w w:val="99"/>
        </w:rPr>
        <w:t>o</w:t>
      </w:r>
      <w:r w:rsidR="004E1E51" w:rsidRPr="00162B34">
        <w:rPr>
          <w:color w:val="000000"/>
          <w:spacing w:val="-1"/>
        </w:rPr>
        <w:t>t</w:t>
      </w:r>
      <w:r w:rsidR="004E1E51" w:rsidRPr="00162B34">
        <w:rPr>
          <w:color w:val="000000"/>
          <w:w w:val="99"/>
        </w:rPr>
        <w:t>e</w:t>
      </w:r>
      <w:r w:rsidR="004E1E51" w:rsidRPr="00162B34">
        <w:rPr>
          <w:color w:val="000000"/>
        </w:rPr>
        <w:t>c</w:t>
      </w:r>
      <w:r w:rsidR="004E1E51" w:rsidRPr="00162B34">
        <w:rPr>
          <w:color w:val="000000"/>
          <w:spacing w:val="1"/>
        </w:rPr>
        <w:t>t</w:t>
      </w:r>
      <w:r w:rsidR="004E1E51" w:rsidRPr="00162B34">
        <w:rPr>
          <w:color w:val="000000"/>
          <w:w w:val="99"/>
        </w:rPr>
        <w:t>ed</w:t>
      </w:r>
      <w:r w:rsidR="004E1E51" w:rsidRPr="00162B34">
        <w:rPr>
          <w:color w:val="000000"/>
          <w:spacing w:val="15"/>
        </w:rPr>
        <w:t xml:space="preserve"> </w:t>
      </w:r>
      <w:r w:rsidR="004E1E51" w:rsidRPr="00162B34">
        <w:rPr>
          <w:color w:val="000000"/>
          <w:spacing w:val="1"/>
          <w:w w:val="99"/>
        </w:rPr>
        <w:t>a</w:t>
      </w:r>
      <w:r w:rsidR="004E1E51" w:rsidRPr="00162B34">
        <w:rPr>
          <w:color w:val="000000"/>
          <w:spacing w:val="-1"/>
          <w:w w:val="99"/>
        </w:rPr>
        <w:t>g</w:t>
      </w:r>
      <w:r w:rsidR="004E1E51" w:rsidRPr="00162B34">
        <w:rPr>
          <w:color w:val="000000"/>
          <w:w w:val="99"/>
        </w:rPr>
        <w:t>a</w:t>
      </w:r>
      <w:r w:rsidR="004E1E51" w:rsidRPr="00162B34">
        <w:rPr>
          <w:color w:val="000000"/>
        </w:rPr>
        <w:t>i</w:t>
      </w:r>
      <w:r w:rsidR="004E1E51" w:rsidRPr="00162B34">
        <w:rPr>
          <w:color w:val="000000"/>
          <w:spacing w:val="1"/>
          <w:w w:val="99"/>
        </w:rPr>
        <w:t>n</w:t>
      </w:r>
      <w:r w:rsidR="004E1E51" w:rsidRPr="00162B34">
        <w:rPr>
          <w:color w:val="000000"/>
        </w:rPr>
        <w:t>st</w:t>
      </w:r>
      <w:r w:rsidR="004E1E51" w:rsidRPr="00162B34">
        <w:rPr>
          <w:color w:val="000000"/>
          <w:spacing w:val="16"/>
        </w:rPr>
        <w:t xml:space="preserve"> </w:t>
      </w:r>
      <w:r w:rsidRPr="00162B34">
        <w:rPr>
          <w:color w:val="000000"/>
          <w:spacing w:val="1"/>
          <w:w w:val="99"/>
        </w:rPr>
        <w:t>u</w:t>
      </w:r>
      <w:r w:rsidRPr="00162B34">
        <w:rPr>
          <w:color w:val="000000"/>
          <w:spacing w:val="-1"/>
          <w:w w:val="99"/>
        </w:rPr>
        <w:t>n</w:t>
      </w:r>
      <w:r w:rsidRPr="00162B34">
        <w:rPr>
          <w:color w:val="000000"/>
          <w:w w:val="99"/>
        </w:rPr>
        <w:t>a</w:t>
      </w:r>
      <w:r w:rsidRPr="00162B34">
        <w:rPr>
          <w:color w:val="000000"/>
          <w:spacing w:val="1"/>
          <w:w w:val="99"/>
        </w:rPr>
        <w:t>u</w:t>
      </w:r>
      <w:r w:rsidRPr="00162B34">
        <w:rPr>
          <w:color w:val="000000"/>
          <w:spacing w:val="-1"/>
        </w:rPr>
        <w:t>t</w:t>
      </w:r>
      <w:r w:rsidRPr="00162B34">
        <w:rPr>
          <w:color w:val="000000"/>
          <w:w w:val="99"/>
        </w:rPr>
        <w:t>h</w:t>
      </w:r>
      <w:r w:rsidRPr="00162B34">
        <w:rPr>
          <w:color w:val="000000"/>
          <w:spacing w:val="1"/>
          <w:w w:val="99"/>
        </w:rPr>
        <w:t>o</w:t>
      </w:r>
      <w:r w:rsidRPr="00162B34">
        <w:rPr>
          <w:color w:val="000000"/>
        </w:rPr>
        <w:t>riz</w:t>
      </w:r>
      <w:r w:rsidRPr="00162B34">
        <w:rPr>
          <w:color w:val="000000"/>
          <w:w w:val="99"/>
        </w:rPr>
        <w:t>ed</w:t>
      </w:r>
      <w:r w:rsidR="004E1E51" w:rsidRPr="00162B34">
        <w:rPr>
          <w:color w:val="000000"/>
          <w:spacing w:val="16"/>
        </w:rPr>
        <w:t xml:space="preserve"> </w:t>
      </w:r>
      <w:r w:rsidR="004E1E51" w:rsidRPr="00162B34">
        <w:rPr>
          <w:color w:val="000000"/>
          <w:spacing w:val="1"/>
          <w:w w:val="99"/>
        </w:rPr>
        <w:t>a</w:t>
      </w:r>
      <w:r w:rsidR="004E1E51" w:rsidRPr="00162B34">
        <w:rPr>
          <w:color w:val="000000"/>
        </w:rPr>
        <w:t>c</w:t>
      </w:r>
      <w:r w:rsidR="004E1E51" w:rsidRPr="00162B34">
        <w:rPr>
          <w:color w:val="000000"/>
          <w:spacing w:val="-1"/>
        </w:rPr>
        <w:t>c</w:t>
      </w:r>
      <w:r w:rsidR="004E1E51" w:rsidRPr="00162B34">
        <w:rPr>
          <w:color w:val="000000"/>
          <w:w w:val="99"/>
        </w:rPr>
        <w:t>e</w:t>
      </w:r>
      <w:r w:rsidR="004E1E51" w:rsidRPr="00162B34">
        <w:rPr>
          <w:color w:val="000000"/>
        </w:rPr>
        <w:t>ss.</w:t>
      </w:r>
      <w:r w:rsidR="004E1E51" w:rsidRPr="00162B34">
        <w:rPr>
          <w:color w:val="000000"/>
          <w:spacing w:val="16"/>
        </w:rPr>
        <w:t xml:space="preserve"> </w:t>
      </w:r>
    </w:p>
    <w:p w14:paraId="48BE35F0" w14:textId="77777777" w:rsidR="004E1E51" w:rsidRPr="00162B34" w:rsidRDefault="004E1E51" w:rsidP="00B05772">
      <w:pPr>
        <w:spacing w:after="51"/>
      </w:pPr>
    </w:p>
    <w:p w14:paraId="44280836" w14:textId="5DD1A65F" w:rsidR="000362F0" w:rsidRDefault="000362F0" w:rsidP="00B05772">
      <w:pPr>
        <w:ind w:left="851" w:right="521" w:hanging="851"/>
        <w:jc w:val="both"/>
        <w:rPr>
          <w:color w:val="000000"/>
        </w:rPr>
      </w:pPr>
      <w:r w:rsidRPr="00162B34">
        <w:rPr>
          <w:color w:val="000000"/>
          <w:spacing w:val="2"/>
        </w:rPr>
        <w:t>9.</w:t>
      </w:r>
      <w:r w:rsidR="00943268">
        <w:rPr>
          <w:color w:val="000000"/>
          <w:spacing w:val="2"/>
        </w:rPr>
        <w:t>4</w:t>
      </w:r>
      <w:r w:rsidRPr="00162B34">
        <w:rPr>
          <w:color w:val="000000"/>
          <w:spacing w:val="2"/>
        </w:rPr>
        <w:t>.</w:t>
      </w:r>
      <w:bookmarkStart w:id="29" w:name="_Hlk149217519"/>
      <w:r w:rsidRPr="00162B34">
        <w:rPr>
          <w:color w:val="000000"/>
          <w:spacing w:val="2"/>
        </w:rPr>
        <w:t>2</w:t>
      </w:r>
      <w:r w:rsidR="00EE1C37">
        <w:rPr>
          <w:color w:val="000000"/>
          <w:spacing w:val="2"/>
        </w:rPr>
        <w:tab/>
      </w:r>
      <w:r w:rsidRPr="00162B34">
        <w:rPr>
          <w:color w:val="000000"/>
          <w:spacing w:val="2"/>
        </w:rPr>
        <w:t>T</w:t>
      </w:r>
      <w:r w:rsidRPr="00162B34">
        <w:rPr>
          <w:color w:val="000000"/>
          <w:spacing w:val="-1"/>
        </w:rPr>
        <w:t>h</w:t>
      </w:r>
      <w:r w:rsidRPr="00162B34">
        <w:rPr>
          <w:color w:val="000000"/>
          <w:w w:val="99"/>
        </w:rPr>
        <w:t>e</w:t>
      </w:r>
      <w:r w:rsidRPr="00162B34">
        <w:rPr>
          <w:color w:val="000000"/>
          <w:spacing w:val="1"/>
        </w:rPr>
        <w:t xml:space="preserve"> CD: SFMS shall monitor and ensure that </w:t>
      </w:r>
      <w:bookmarkEnd w:id="29"/>
      <w:r w:rsidRPr="00162B34">
        <w:rPr>
          <w:color w:val="000000"/>
          <w:spacing w:val="1"/>
        </w:rPr>
        <w:t>all</w:t>
      </w:r>
      <w:r w:rsidRPr="00162B34">
        <w:rPr>
          <w:color w:val="000000"/>
          <w:spacing w:val="16"/>
        </w:rPr>
        <w:t xml:space="preserve"> data on storage </w:t>
      </w:r>
      <w:r w:rsidRPr="00162B34">
        <w:rPr>
          <w:color w:val="000000"/>
          <w:spacing w:val="2"/>
        </w:rPr>
        <w:t>m</w:t>
      </w:r>
      <w:r w:rsidRPr="00162B34">
        <w:rPr>
          <w:color w:val="000000"/>
          <w:spacing w:val="1"/>
          <w:w w:val="99"/>
        </w:rPr>
        <w:t>ed</w:t>
      </w:r>
      <w:r w:rsidRPr="00162B34">
        <w:rPr>
          <w:color w:val="000000"/>
          <w:spacing w:val="-2"/>
        </w:rPr>
        <w:t>i</w:t>
      </w:r>
      <w:r w:rsidRPr="00162B34">
        <w:rPr>
          <w:color w:val="000000"/>
          <w:w w:val="99"/>
        </w:rPr>
        <w:t xml:space="preserve">a that is to be disposed of is removed </w:t>
      </w:r>
      <w:r w:rsidRPr="00162B34">
        <w:rPr>
          <w:color w:val="000000"/>
        </w:rPr>
        <w:t>i</w:t>
      </w:r>
      <w:r w:rsidRPr="00162B34">
        <w:rPr>
          <w:color w:val="000000"/>
          <w:w w:val="99"/>
        </w:rPr>
        <w:t>n</w:t>
      </w:r>
      <w:r w:rsidRPr="00162B34">
        <w:rPr>
          <w:color w:val="000000"/>
          <w:spacing w:val="8"/>
        </w:rPr>
        <w:t xml:space="preserve"> </w:t>
      </w:r>
      <w:r w:rsidRPr="00162B34">
        <w:rPr>
          <w:color w:val="000000"/>
        </w:rPr>
        <w:t>s</w:t>
      </w:r>
      <w:r w:rsidRPr="00162B34">
        <w:rPr>
          <w:color w:val="000000"/>
          <w:spacing w:val="1"/>
          <w:w w:val="99"/>
        </w:rPr>
        <w:t>u</w:t>
      </w:r>
      <w:r w:rsidRPr="00162B34">
        <w:rPr>
          <w:color w:val="000000"/>
        </w:rPr>
        <w:t>c</w:t>
      </w:r>
      <w:r w:rsidRPr="00162B34">
        <w:rPr>
          <w:color w:val="000000"/>
          <w:w w:val="99"/>
        </w:rPr>
        <w:t>h</w:t>
      </w:r>
      <w:r w:rsidRPr="00162B34">
        <w:rPr>
          <w:color w:val="000000"/>
          <w:spacing w:val="9"/>
        </w:rPr>
        <w:t xml:space="preserve"> </w:t>
      </w:r>
      <w:r w:rsidRPr="00162B34">
        <w:rPr>
          <w:color w:val="000000"/>
          <w:w w:val="99"/>
        </w:rPr>
        <w:t>a</w:t>
      </w:r>
      <w:r w:rsidRPr="00162B34">
        <w:rPr>
          <w:color w:val="000000"/>
          <w:spacing w:val="7"/>
        </w:rPr>
        <w:t xml:space="preserve"> </w:t>
      </w:r>
      <w:r w:rsidRPr="00162B34">
        <w:rPr>
          <w:color w:val="000000"/>
          <w:spacing w:val="1"/>
        </w:rPr>
        <w:t>m</w:t>
      </w:r>
      <w:r w:rsidRPr="00162B34">
        <w:rPr>
          <w:color w:val="000000"/>
          <w:w w:val="99"/>
        </w:rPr>
        <w:t>an</w:t>
      </w:r>
      <w:r w:rsidRPr="00162B34">
        <w:rPr>
          <w:color w:val="000000"/>
          <w:spacing w:val="1"/>
          <w:w w:val="99"/>
        </w:rPr>
        <w:t>ne</w:t>
      </w:r>
      <w:r w:rsidRPr="00162B34">
        <w:rPr>
          <w:color w:val="000000"/>
        </w:rPr>
        <w:t>r</w:t>
      </w:r>
      <w:r w:rsidRPr="00162B34">
        <w:rPr>
          <w:color w:val="000000"/>
          <w:spacing w:val="7"/>
        </w:rPr>
        <w:t xml:space="preserve"> </w:t>
      </w:r>
      <w:r w:rsidRPr="00162B34">
        <w:rPr>
          <w:color w:val="000000"/>
        </w:rPr>
        <w:t>t</w:t>
      </w:r>
      <w:r w:rsidRPr="00162B34">
        <w:rPr>
          <w:color w:val="000000"/>
          <w:w w:val="99"/>
        </w:rPr>
        <w:t>ha</w:t>
      </w:r>
      <w:r w:rsidRPr="00162B34">
        <w:rPr>
          <w:color w:val="000000"/>
        </w:rPr>
        <w:t>t</w:t>
      </w:r>
      <w:r w:rsidRPr="00162B34">
        <w:rPr>
          <w:color w:val="000000"/>
          <w:spacing w:val="8"/>
        </w:rPr>
        <w:t xml:space="preserve"> such </w:t>
      </w:r>
      <w:r w:rsidRPr="00162B34">
        <w:rPr>
          <w:color w:val="000000"/>
          <w:spacing w:val="1"/>
          <w:w w:val="99"/>
        </w:rPr>
        <w:t>da</w:t>
      </w:r>
      <w:r w:rsidRPr="00162B34">
        <w:rPr>
          <w:color w:val="000000"/>
          <w:spacing w:val="-1"/>
        </w:rPr>
        <w:t>t</w:t>
      </w:r>
      <w:r w:rsidRPr="00162B34">
        <w:rPr>
          <w:color w:val="000000"/>
          <w:w w:val="99"/>
        </w:rPr>
        <w:t>a</w:t>
      </w:r>
      <w:r w:rsidRPr="00162B34">
        <w:rPr>
          <w:color w:val="000000"/>
          <w:spacing w:val="8"/>
        </w:rPr>
        <w:t xml:space="preserve"> </w:t>
      </w:r>
      <w:r w:rsidRPr="00162B34">
        <w:rPr>
          <w:color w:val="000000"/>
        </w:rPr>
        <w:t xml:space="preserve">is </w:t>
      </w:r>
      <w:r w:rsidRPr="00162B34">
        <w:rPr>
          <w:color w:val="000000"/>
          <w:w w:val="99"/>
        </w:rPr>
        <w:t>n</w:t>
      </w:r>
      <w:r w:rsidRPr="00162B34">
        <w:rPr>
          <w:color w:val="000000"/>
          <w:spacing w:val="1"/>
          <w:w w:val="99"/>
        </w:rPr>
        <w:t>o</w:t>
      </w:r>
      <w:r w:rsidRPr="00162B34">
        <w:rPr>
          <w:color w:val="000000"/>
        </w:rPr>
        <w:t>t</w:t>
      </w:r>
      <w:r w:rsidRPr="00162B34">
        <w:rPr>
          <w:color w:val="000000"/>
          <w:spacing w:val="1"/>
        </w:rPr>
        <w:t xml:space="preserve"> </w:t>
      </w:r>
      <w:r w:rsidRPr="00162B34">
        <w:rPr>
          <w:color w:val="000000"/>
        </w:rPr>
        <w:t>re</w:t>
      </w:r>
      <w:r w:rsidRPr="00162B34">
        <w:rPr>
          <w:color w:val="000000"/>
          <w:spacing w:val="-1"/>
          <w:w w:val="99"/>
        </w:rPr>
        <w:t>c</w:t>
      </w:r>
      <w:r w:rsidRPr="00162B34">
        <w:rPr>
          <w:color w:val="000000"/>
          <w:w w:val="99"/>
        </w:rPr>
        <w:t>o</w:t>
      </w:r>
      <w:r w:rsidRPr="00162B34">
        <w:rPr>
          <w:color w:val="000000"/>
          <w:spacing w:val="-2"/>
        </w:rPr>
        <w:t>v</w:t>
      </w:r>
      <w:r w:rsidRPr="00162B34">
        <w:rPr>
          <w:color w:val="000000"/>
          <w:w w:val="99"/>
        </w:rPr>
        <w:t>e</w:t>
      </w:r>
      <w:r w:rsidRPr="00162B34">
        <w:rPr>
          <w:color w:val="000000"/>
        </w:rPr>
        <w:t>r</w:t>
      </w:r>
      <w:r w:rsidRPr="00162B34">
        <w:rPr>
          <w:color w:val="000000"/>
          <w:w w:val="99"/>
        </w:rPr>
        <w:t>a</w:t>
      </w:r>
      <w:r w:rsidRPr="00162B34">
        <w:rPr>
          <w:color w:val="000000"/>
          <w:spacing w:val="1"/>
          <w:w w:val="99"/>
        </w:rPr>
        <w:t>b</w:t>
      </w:r>
      <w:r w:rsidRPr="00162B34">
        <w:rPr>
          <w:color w:val="000000"/>
        </w:rPr>
        <w:t>l</w:t>
      </w:r>
      <w:r w:rsidRPr="00162B34">
        <w:rPr>
          <w:color w:val="000000"/>
          <w:spacing w:val="1"/>
          <w:w w:val="99"/>
        </w:rPr>
        <w:t>e</w:t>
      </w:r>
      <w:r w:rsidRPr="00162B34">
        <w:rPr>
          <w:color w:val="000000"/>
        </w:rPr>
        <w:t>.</w:t>
      </w:r>
    </w:p>
    <w:p w14:paraId="4ECFD928" w14:textId="77777777" w:rsidR="00162B34" w:rsidRPr="00162B34" w:rsidRDefault="00162B34" w:rsidP="00B05772">
      <w:pPr>
        <w:ind w:left="851" w:right="521" w:hanging="851"/>
        <w:jc w:val="both"/>
        <w:rPr>
          <w:color w:val="000000"/>
        </w:rPr>
      </w:pPr>
    </w:p>
    <w:p w14:paraId="16CAAFB2" w14:textId="48B15C0A" w:rsidR="00FE1000" w:rsidRDefault="000362F0" w:rsidP="00B05772">
      <w:pPr>
        <w:ind w:left="851" w:right="568" w:hanging="851"/>
        <w:jc w:val="both"/>
        <w:rPr>
          <w:color w:val="000000"/>
          <w:spacing w:val="2"/>
        </w:rPr>
      </w:pPr>
      <w:r w:rsidRPr="00162B34">
        <w:rPr>
          <w:color w:val="000000"/>
          <w:spacing w:val="2"/>
        </w:rPr>
        <w:t>9.</w:t>
      </w:r>
      <w:r w:rsidR="00943268">
        <w:rPr>
          <w:color w:val="000000"/>
          <w:spacing w:val="2"/>
        </w:rPr>
        <w:t>4</w:t>
      </w:r>
      <w:r w:rsidRPr="00162B34">
        <w:rPr>
          <w:color w:val="000000"/>
          <w:spacing w:val="2"/>
        </w:rPr>
        <w:t>.3</w:t>
      </w:r>
      <w:r w:rsidR="00EE1C37">
        <w:rPr>
          <w:color w:val="000000"/>
          <w:spacing w:val="2"/>
        </w:rPr>
        <w:tab/>
      </w:r>
      <w:r w:rsidRPr="00162B34">
        <w:rPr>
          <w:color w:val="000000"/>
          <w:spacing w:val="2"/>
        </w:rPr>
        <w:t xml:space="preserve">The CD: SFMS reserves the right to </w:t>
      </w:r>
      <w:r w:rsidR="00FE1000" w:rsidRPr="00162B34">
        <w:rPr>
          <w:color w:val="000000"/>
          <w:spacing w:val="2"/>
        </w:rPr>
        <w:t xml:space="preserve">change any disposal processes (including destruction) to ensure the protection of all departmental data that is to be disposed of. </w:t>
      </w:r>
    </w:p>
    <w:p w14:paraId="78C3032C" w14:textId="77777777" w:rsidR="00162B34" w:rsidRPr="00162B34" w:rsidRDefault="00162B34" w:rsidP="00B05772">
      <w:pPr>
        <w:ind w:left="851" w:right="568" w:hanging="851"/>
        <w:jc w:val="both"/>
        <w:rPr>
          <w:color w:val="000000"/>
          <w:spacing w:val="2"/>
        </w:rPr>
      </w:pPr>
    </w:p>
    <w:p w14:paraId="6C5DA212" w14:textId="3B2568B2" w:rsidR="004E1E51" w:rsidRPr="00162B34" w:rsidRDefault="00FE1000" w:rsidP="00B05772">
      <w:pPr>
        <w:ind w:left="993" w:right="568" w:hanging="993"/>
        <w:jc w:val="both"/>
        <w:rPr>
          <w:color w:val="000000"/>
        </w:rPr>
      </w:pPr>
      <w:r w:rsidRPr="00162B34">
        <w:rPr>
          <w:color w:val="000000"/>
          <w:spacing w:val="2"/>
        </w:rPr>
        <w:t>9.</w:t>
      </w:r>
      <w:r w:rsidR="00943268">
        <w:rPr>
          <w:color w:val="000000"/>
          <w:spacing w:val="2"/>
        </w:rPr>
        <w:t>4</w:t>
      </w:r>
      <w:r w:rsidRPr="00162B34">
        <w:rPr>
          <w:color w:val="000000"/>
          <w:spacing w:val="2"/>
        </w:rPr>
        <w:t>.4</w:t>
      </w:r>
      <w:r w:rsidR="00EE1C37">
        <w:rPr>
          <w:color w:val="000000"/>
          <w:spacing w:val="2"/>
        </w:rPr>
        <w:tab/>
      </w:r>
      <w:r w:rsidR="004E1E51" w:rsidRPr="00162B34">
        <w:rPr>
          <w:color w:val="000000"/>
          <w:spacing w:val="2"/>
        </w:rPr>
        <w:t>T</w:t>
      </w:r>
      <w:r w:rsidR="004E1E51" w:rsidRPr="00162B34">
        <w:rPr>
          <w:color w:val="000000"/>
          <w:w w:val="99"/>
        </w:rPr>
        <w:t>h</w:t>
      </w:r>
      <w:r w:rsidR="004E1E51" w:rsidRPr="00162B34">
        <w:rPr>
          <w:color w:val="000000"/>
        </w:rPr>
        <w:t>at</w:t>
      </w:r>
      <w:r w:rsidR="004E1E51" w:rsidRPr="00162B34">
        <w:rPr>
          <w:color w:val="000000"/>
          <w:spacing w:val="16"/>
        </w:rPr>
        <w:t xml:space="preserve"> </w:t>
      </w:r>
      <w:r w:rsidR="004E1E51" w:rsidRPr="00162B34">
        <w:rPr>
          <w:color w:val="000000"/>
          <w:spacing w:val="1"/>
          <w:w w:val="99"/>
        </w:rPr>
        <w:t>de</w:t>
      </w:r>
      <w:r w:rsidR="004E1E51" w:rsidRPr="00162B34">
        <w:rPr>
          <w:color w:val="000000"/>
          <w:spacing w:val="-2"/>
        </w:rPr>
        <w:t>s</w:t>
      </w:r>
      <w:r w:rsidR="004E1E51" w:rsidRPr="00162B34">
        <w:rPr>
          <w:color w:val="000000"/>
        </w:rPr>
        <w:t>tr</w:t>
      </w:r>
      <w:r w:rsidR="004E1E51" w:rsidRPr="00162B34">
        <w:rPr>
          <w:color w:val="000000"/>
          <w:w w:val="99"/>
        </w:rPr>
        <w:t>u</w:t>
      </w:r>
      <w:r w:rsidR="004E1E51" w:rsidRPr="00162B34">
        <w:rPr>
          <w:color w:val="000000"/>
        </w:rPr>
        <w:t>c</w:t>
      </w:r>
      <w:r w:rsidR="004E1E51" w:rsidRPr="00162B34">
        <w:rPr>
          <w:color w:val="000000"/>
          <w:spacing w:val="1"/>
        </w:rPr>
        <w:t>t</w:t>
      </w:r>
      <w:r w:rsidR="004E1E51" w:rsidRPr="00162B34">
        <w:rPr>
          <w:color w:val="000000"/>
        </w:rPr>
        <w:t>i</w:t>
      </w:r>
      <w:r w:rsidR="004E1E51" w:rsidRPr="00162B34">
        <w:rPr>
          <w:color w:val="000000"/>
          <w:spacing w:val="-1"/>
          <w:w w:val="99"/>
        </w:rPr>
        <w:t>o</w:t>
      </w:r>
      <w:r w:rsidR="004E1E51" w:rsidRPr="00162B34">
        <w:rPr>
          <w:color w:val="000000"/>
          <w:w w:val="99"/>
        </w:rPr>
        <w:t>n</w:t>
      </w:r>
      <w:r w:rsidR="004E1E51" w:rsidRPr="00162B34">
        <w:rPr>
          <w:color w:val="000000"/>
          <w:spacing w:val="15"/>
        </w:rPr>
        <w:t xml:space="preserve"> </w:t>
      </w:r>
      <w:r w:rsidR="004E1E51" w:rsidRPr="00162B34">
        <w:rPr>
          <w:color w:val="000000"/>
          <w:w w:val="99"/>
        </w:rPr>
        <w:t>o</w:t>
      </w:r>
      <w:r w:rsidR="004E1E51" w:rsidRPr="00162B34">
        <w:rPr>
          <w:color w:val="000000"/>
        </w:rPr>
        <w:t>f</w:t>
      </w:r>
      <w:r w:rsidR="004E1E51" w:rsidRPr="00162B34">
        <w:rPr>
          <w:color w:val="000000"/>
          <w:spacing w:val="17"/>
        </w:rPr>
        <w:t xml:space="preserve"> </w:t>
      </w:r>
      <w:r w:rsidR="004E1E51" w:rsidRPr="00162B34">
        <w:rPr>
          <w:color w:val="000000"/>
        </w:rPr>
        <w:t>st</w:t>
      </w:r>
      <w:r w:rsidR="004E1E51" w:rsidRPr="00162B34">
        <w:rPr>
          <w:color w:val="000000"/>
          <w:w w:val="99"/>
        </w:rPr>
        <w:t>o</w:t>
      </w:r>
      <w:r w:rsidR="004E1E51" w:rsidRPr="00162B34">
        <w:rPr>
          <w:color w:val="000000"/>
          <w:spacing w:val="-1"/>
        </w:rPr>
        <w:t>r</w:t>
      </w:r>
      <w:r w:rsidR="004E1E51" w:rsidRPr="00162B34">
        <w:rPr>
          <w:color w:val="000000"/>
          <w:w w:val="99"/>
        </w:rPr>
        <w:t>age</w:t>
      </w:r>
      <w:r w:rsidR="004E1E51" w:rsidRPr="00162B34">
        <w:rPr>
          <w:color w:val="000000"/>
          <w:spacing w:val="15"/>
        </w:rPr>
        <w:t xml:space="preserve"> </w:t>
      </w:r>
      <w:r w:rsidR="004E1E51" w:rsidRPr="00162B34">
        <w:rPr>
          <w:color w:val="000000"/>
          <w:spacing w:val="1"/>
          <w:w w:val="99"/>
        </w:rPr>
        <w:t>de</w:t>
      </w:r>
      <w:r w:rsidR="004E1E51" w:rsidRPr="00162B34">
        <w:rPr>
          <w:color w:val="000000"/>
          <w:spacing w:val="-2"/>
        </w:rPr>
        <w:t>v</w:t>
      </w:r>
      <w:r w:rsidR="004E1E51" w:rsidRPr="00162B34">
        <w:rPr>
          <w:color w:val="000000"/>
        </w:rPr>
        <w:t>ic</w:t>
      </w:r>
      <w:r w:rsidR="004E1E51" w:rsidRPr="00162B34">
        <w:rPr>
          <w:color w:val="000000"/>
          <w:w w:val="99"/>
        </w:rPr>
        <w:t>e</w:t>
      </w:r>
      <w:r w:rsidR="004E1E51" w:rsidRPr="00162B34">
        <w:rPr>
          <w:color w:val="000000"/>
        </w:rPr>
        <w:t>s</w:t>
      </w:r>
      <w:r w:rsidR="004E1E51" w:rsidRPr="00162B34">
        <w:rPr>
          <w:color w:val="000000"/>
          <w:spacing w:val="15"/>
        </w:rPr>
        <w:t xml:space="preserve"> </w:t>
      </w:r>
      <w:r w:rsidRPr="00162B34">
        <w:rPr>
          <w:color w:val="000000"/>
          <w:spacing w:val="15"/>
        </w:rPr>
        <w:t xml:space="preserve">shall be </w:t>
      </w:r>
      <w:r w:rsidR="004E1E51" w:rsidRPr="00162B34">
        <w:rPr>
          <w:color w:val="000000"/>
        </w:rPr>
        <w:t>c</w:t>
      </w:r>
      <w:r w:rsidR="004E1E51" w:rsidRPr="00162B34">
        <w:rPr>
          <w:color w:val="000000"/>
          <w:spacing w:val="1"/>
          <w:w w:val="99"/>
        </w:rPr>
        <w:t>ond</w:t>
      </w:r>
      <w:r w:rsidR="004E1E51" w:rsidRPr="00162B34">
        <w:rPr>
          <w:color w:val="000000"/>
          <w:spacing w:val="-1"/>
          <w:w w:val="99"/>
        </w:rPr>
        <w:t>u</w:t>
      </w:r>
      <w:r w:rsidR="004E1E51" w:rsidRPr="00162B34">
        <w:rPr>
          <w:color w:val="000000"/>
        </w:rPr>
        <w:t>ct</w:t>
      </w:r>
      <w:r w:rsidR="004E1E51" w:rsidRPr="00162B34">
        <w:rPr>
          <w:color w:val="000000"/>
          <w:spacing w:val="1"/>
          <w:w w:val="99"/>
        </w:rPr>
        <w:t>e</w:t>
      </w:r>
      <w:r w:rsidR="004E1E51" w:rsidRPr="00162B34">
        <w:rPr>
          <w:color w:val="000000"/>
          <w:w w:val="99"/>
        </w:rPr>
        <w:t>d</w:t>
      </w:r>
      <w:r w:rsidR="004E1E51" w:rsidRPr="00162B34">
        <w:rPr>
          <w:color w:val="000000"/>
          <w:spacing w:val="16"/>
        </w:rPr>
        <w:t xml:space="preserve"> </w:t>
      </w:r>
      <w:r w:rsidR="004E1E51" w:rsidRPr="00162B34">
        <w:rPr>
          <w:color w:val="000000"/>
          <w:spacing w:val="-1"/>
          <w:w w:val="99"/>
        </w:rPr>
        <w:t>o</w:t>
      </w:r>
      <w:r w:rsidR="004E1E51" w:rsidRPr="00162B34">
        <w:rPr>
          <w:color w:val="000000"/>
          <w:w w:val="99"/>
        </w:rPr>
        <w:t>n</w:t>
      </w:r>
      <w:r w:rsidR="004E1E51" w:rsidRPr="00162B34">
        <w:rPr>
          <w:color w:val="000000"/>
        </w:rPr>
        <w:t>ly</w:t>
      </w:r>
      <w:r w:rsidR="004E1E51" w:rsidRPr="00162B34">
        <w:rPr>
          <w:color w:val="000000"/>
          <w:spacing w:val="13"/>
        </w:rPr>
        <w:t xml:space="preserve"> </w:t>
      </w:r>
      <w:r w:rsidR="004E1E51" w:rsidRPr="00162B34">
        <w:rPr>
          <w:color w:val="000000"/>
          <w:spacing w:val="1"/>
          <w:w w:val="99"/>
        </w:rPr>
        <w:t>b</w:t>
      </w:r>
      <w:r w:rsidR="004E1E51" w:rsidRPr="00162B34">
        <w:rPr>
          <w:color w:val="000000"/>
        </w:rPr>
        <w:t>y</w:t>
      </w:r>
      <w:r w:rsidR="004E1E51" w:rsidRPr="00162B34">
        <w:rPr>
          <w:color w:val="000000"/>
          <w:spacing w:val="15"/>
        </w:rPr>
        <w:t xml:space="preserve"> </w:t>
      </w:r>
      <w:r w:rsidR="004E1E51" w:rsidRPr="00162B34">
        <w:rPr>
          <w:color w:val="000000"/>
        </w:rPr>
        <w:t>tr</w:t>
      </w:r>
      <w:r w:rsidR="004E1E51" w:rsidRPr="00162B34">
        <w:rPr>
          <w:color w:val="000000"/>
          <w:spacing w:val="1"/>
          <w:w w:val="99"/>
        </w:rPr>
        <w:t>a</w:t>
      </w:r>
      <w:r w:rsidR="004E1E51" w:rsidRPr="00162B34">
        <w:rPr>
          <w:color w:val="000000"/>
        </w:rPr>
        <w:t>i</w:t>
      </w:r>
      <w:r w:rsidR="004E1E51" w:rsidRPr="00162B34">
        <w:rPr>
          <w:color w:val="000000"/>
          <w:w w:val="99"/>
        </w:rPr>
        <w:t>n</w:t>
      </w:r>
      <w:r w:rsidR="004E1E51" w:rsidRPr="00162B34">
        <w:rPr>
          <w:color w:val="000000"/>
          <w:spacing w:val="1"/>
          <w:w w:val="99"/>
        </w:rPr>
        <w:t>e</w:t>
      </w:r>
      <w:r w:rsidR="004E1E51" w:rsidRPr="00162B34">
        <w:rPr>
          <w:color w:val="000000"/>
          <w:w w:val="99"/>
        </w:rPr>
        <w:t>d</w:t>
      </w:r>
      <w:r w:rsidR="004E1E51" w:rsidRPr="00162B34">
        <w:rPr>
          <w:color w:val="000000"/>
          <w:spacing w:val="16"/>
        </w:rPr>
        <w:t xml:space="preserve"> </w:t>
      </w:r>
      <w:r w:rsidR="004E1E51" w:rsidRPr="00162B34">
        <w:rPr>
          <w:color w:val="000000"/>
          <w:w w:val="99"/>
        </w:rPr>
        <w:t>and</w:t>
      </w:r>
      <w:r w:rsidR="004E1E51" w:rsidRPr="00162B34">
        <w:rPr>
          <w:color w:val="000000"/>
          <w:spacing w:val="16"/>
        </w:rPr>
        <w:t xml:space="preserve"> </w:t>
      </w:r>
      <w:r w:rsidRPr="00162B34">
        <w:rPr>
          <w:color w:val="000000"/>
          <w:spacing w:val="1"/>
          <w:w w:val="99"/>
        </w:rPr>
        <w:t>a</w:t>
      </w:r>
      <w:r w:rsidRPr="00162B34">
        <w:rPr>
          <w:color w:val="000000"/>
          <w:spacing w:val="-1"/>
          <w:w w:val="99"/>
        </w:rPr>
        <w:t>u</w:t>
      </w:r>
      <w:r w:rsidRPr="00162B34">
        <w:rPr>
          <w:color w:val="000000"/>
        </w:rPr>
        <w:t>t</w:t>
      </w:r>
      <w:r w:rsidRPr="00162B34">
        <w:rPr>
          <w:color w:val="000000"/>
          <w:spacing w:val="1"/>
          <w:w w:val="99"/>
        </w:rPr>
        <w:t>ho</w:t>
      </w:r>
      <w:r w:rsidRPr="00162B34">
        <w:rPr>
          <w:color w:val="000000"/>
        </w:rPr>
        <w:t>riz</w:t>
      </w:r>
      <w:r w:rsidRPr="00162B34">
        <w:rPr>
          <w:color w:val="000000"/>
          <w:spacing w:val="-2"/>
          <w:w w:val="99"/>
        </w:rPr>
        <w:t>e</w:t>
      </w:r>
      <w:r w:rsidRPr="00162B34">
        <w:rPr>
          <w:color w:val="000000"/>
          <w:w w:val="99"/>
        </w:rPr>
        <w:t>d</w:t>
      </w:r>
      <w:r w:rsidR="004E1E51" w:rsidRPr="00162B34">
        <w:rPr>
          <w:color w:val="000000"/>
        </w:rPr>
        <w:t xml:space="preserve"> </w:t>
      </w:r>
      <w:r w:rsidR="004E1E51" w:rsidRPr="00162B34">
        <w:rPr>
          <w:color w:val="000000"/>
          <w:w w:val="99"/>
        </w:rPr>
        <w:t>p</w:t>
      </w:r>
      <w:r w:rsidR="004E1E51" w:rsidRPr="00162B34">
        <w:rPr>
          <w:color w:val="000000"/>
          <w:spacing w:val="1"/>
          <w:w w:val="99"/>
        </w:rPr>
        <w:t>e</w:t>
      </w:r>
      <w:r w:rsidR="004E1E51" w:rsidRPr="00162B34">
        <w:rPr>
          <w:color w:val="000000"/>
        </w:rPr>
        <w:t>rs</w:t>
      </w:r>
      <w:r w:rsidR="004E1E51" w:rsidRPr="00162B34">
        <w:rPr>
          <w:color w:val="000000"/>
          <w:spacing w:val="1"/>
        </w:rPr>
        <w:t>o</w:t>
      </w:r>
      <w:r w:rsidR="004E1E51" w:rsidRPr="00162B34">
        <w:rPr>
          <w:color w:val="000000"/>
          <w:spacing w:val="-1"/>
        </w:rPr>
        <w:t>n</w:t>
      </w:r>
      <w:r w:rsidR="004E1E51" w:rsidRPr="00162B34">
        <w:rPr>
          <w:color w:val="000000"/>
          <w:w w:val="99"/>
        </w:rPr>
        <w:t>n</w:t>
      </w:r>
      <w:r w:rsidR="004E1E51" w:rsidRPr="00162B34">
        <w:rPr>
          <w:color w:val="000000"/>
          <w:spacing w:val="1"/>
          <w:w w:val="99"/>
        </w:rPr>
        <w:t>e</w:t>
      </w:r>
      <w:r w:rsidR="004E1E51" w:rsidRPr="00162B34">
        <w:rPr>
          <w:color w:val="000000"/>
        </w:rPr>
        <w:t>l.</w:t>
      </w:r>
    </w:p>
    <w:bookmarkEnd w:id="27"/>
    <w:p w14:paraId="5F1F8CBD" w14:textId="77777777" w:rsidR="00FE1000" w:rsidRDefault="00FE1000" w:rsidP="00FE1000">
      <w:pPr>
        <w:spacing w:line="360" w:lineRule="auto"/>
        <w:ind w:left="993" w:right="568" w:hanging="993"/>
        <w:jc w:val="both"/>
        <w:rPr>
          <w:color w:val="000000"/>
          <w:sz w:val="24"/>
          <w:szCs w:val="24"/>
        </w:rPr>
      </w:pPr>
    </w:p>
    <w:p w14:paraId="586726C5" w14:textId="709011D5" w:rsidR="00B05772" w:rsidRPr="001B4E1E" w:rsidRDefault="00B05772" w:rsidP="00B05772">
      <w:pPr>
        <w:spacing w:line="360" w:lineRule="auto"/>
        <w:ind w:right="568"/>
        <w:jc w:val="both"/>
        <w:rPr>
          <w:b/>
          <w:bCs/>
          <w:color w:val="000000"/>
        </w:rPr>
      </w:pPr>
      <w:bookmarkStart w:id="30" w:name="_Hlk149218912"/>
      <w:r w:rsidRPr="001B4E1E">
        <w:rPr>
          <w:b/>
          <w:bCs/>
          <w:color w:val="000000"/>
        </w:rPr>
        <w:t>9.</w:t>
      </w:r>
      <w:r w:rsidR="00943268">
        <w:rPr>
          <w:b/>
          <w:bCs/>
          <w:color w:val="000000"/>
        </w:rPr>
        <w:t>5</w:t>
      </w:r>
      <w:r w:rsidRPr="001B4E1E">
        <w:rPr>
          <w:b/>
          <w:bCs/>
          <w:color w:val="000000"/>
        </w:rPr>
        <w:tab/>
        <w:t>Cloud Security</w:t>
      </w:r>
    </w:p>
    <w:p w14:paraId="084733EE" w14:textId="0E018BEB" w:rsidR="00B05772" w:rsidRDefault="00B05772" w:rsidP="00B05772">
      <w:pPr>
        <w:pStyle w:val="ListParagraph"/>
        <w:ind w:left="993" w:right="568" w:hanging="993"/>
        <w:jc w:val="both"/>
        <w:rPr>
          <w:color w:val="000000"/>
          <w:sz w:val="24"/>
          <w:szCs w:val="24"/>
        </w:rPr>
      </w:pPr>
      <w:r>
        <w:rPr>
          <w:color w:val="000000"/>
          <w:sz w:val="24"/>
          <w:szCs w:val="24"/>
        </w:rPr>
        <w:t>9.</w:t>
      </w:r>
      <w:r w:rsidR="00943268">
        <w:rPr>
          <w:color w:val="000000"/>
          <w:sz w:val="24"/>
          <w:szCs w:val="24"/>
        </w:rPr>
        <w:t>5</w:t>
      </w:r>
      <w:r>
        <w:rPr>
          <w:color w:val="000000"/>
          <w:sz w:val="24"/>
          <w:szCs w:val="24"/>
        </w:rPr>
        <w:t>.1</w:t>
      </w:r>
      <w:r>
        <w:rPr>
          <w:color w:val="000000"/>
          <w:sz w:val="24"/>
          <w:szCs w:val="24"/>
        </w:rPr>
        <w:tab/>
        <w:t xml:space="preserve">CD: SFMS shall monitor and provide </w:t>
      </w:r>
      <w:r w:rsidRPr="00B05772">
        <w:rPr>
          <w:color w:val="000000"/>
          <w:sz w:val="24"/>
          <w:szCs w:val="24"/>
        </w:rPr>
        <w:t>information security guidelines for the classification and protection of all classified information hosted on cloud services in terms of MISS and other related security prescripts.</w:t>
      </w:r>
    </w:p>
    <w:bookmarkEnd w:id="30"/>
    <w:p w14:paraId="2E9FD534" w14:textId="77777777" w:rsidR="00B05772" w:rsidRPr="001B4E1E" w:rsidRDefault="00B05772" w:rsidP="00B05772">
      <w:pPr>
        <w:pStyle w:val="ListParagraph"/>
        <w:ind w:left="993" w:right="568" w:hanging="993"/>
        <w:jc w:val="both"/>
        <w:rPr>
          <w:b/>
          <w:iCs/>
          <w:color w:val="000000"/>
          <w:sz w:val="24"/>
          <w:szCs w:val="24"/>
        </w:rPr>
      </w:pPr>
    </w:p>
    <w:p w14:paraId="44C2F805" w14:textId="72850037" w:rsidR="00A62740" w:rsidRDefault="00471113" w:rsidP="00471113">
      <w:pPr>
        <w:spacing w:line="250" w:lineRule="exact"/>
        <w:rPr>
          <w:b/>
          <w:iCs/>
        </w:rPr>
      </w:pPr>
      <w:r w:rsidRPr="001B4E1E">
        <w:rPr>
          <w:b/>
          <w:iCs/>
        </w:rPr>
        <w:t>9.</w:t>
      </w:r>
      <w:r w:rsidR="00943268">
        <w:rPr>
          <w:b/>
          <w:iCs/>
        </w:rPr>
        <w:t>6</w:t>
      </w:r>
      <w:r w:rsidR="00EE1C37">
        <w:rPr>
          <w:b/>
          <w:iCs/>
        </w:rPr>
        <w:tab/>
      </w:r>
      <w:r w:rsidRPr="001B4E1E">
        <w:rPr>
          <w:b/>
          <w:iCs/>
        </w:rPr>
        <w:t xml:space="preserve"> </w:t>
      </w:r>
      <w:r w:rsidR="008A710C" w:rsidRPr="001B4E1E">
        <w:rPr>
          <w:b/>
          <w:iCs/>
        </w:rPr>
        <w:t>Communication</w:t>
      </w:r>
      <w:r w:rsidR="008A710C" w:rsidRPr="001B4E1E">
        <w:rPr>
          <w:b/>
          <w:iCs/>
          <w:spacing w:val="2"/>
        </w:rPr>
        <w:t xml:space="preserve"> </w:t>
      </w:r>
      <w:r w:rsidR="008A710C" w:rsidRPr="001B4E1E">
        <w:rPr>
          <w:b/>
          <w:iCs/>
        </w:rPr>
        <w:t>security</w:t>
      </w:r>
    </w:p>
    <w:p w14:paraId="12F215E5" w14:textId="77777777" w:rsidR="00943268" w:rsidRPr="001B4E1E" w:rsidRDefault="00943268" w:rsidP="00471113">
      <w:pPr>
        <w:spacing w:line="250" w:lineRule="exact"/>
        <w:rPr>
          <w:b/>
          <w:iCs/>
        </w:rPr>
      </w:pPr>
    </w:p>
    <w:p w14:paraId="06B1A047" w14:textId="3089CF92" w:rsidR="00A62740" w:rsidRDefault="00D074F3" w:rsidP="00D074F3">
      <w:pPr>
        <w:tabs>
          <w:tab w:val="left" w:pos="1453"/>
        </w:tabs>
        <w:spacing w:line="244" w:lineRule="auto"/>
        <w:ind w:left="851" w:right="557" w:hanging="851"/>
        <w:jc w:val="both"/>
      </w:pPr>
      <w:r>
        <w:t>9.</w:t>
      </w:r>
      <w:r w:rsidR="00943268">
        <w:t>6</w:t>
      </w:r>
      <w:r>
        <w:t>.1</w:t>
      </w:r>
      <w:r w:rsidR="00EE1C37">
        <w:tab/>
      </w:r>
      <w:r w:rsidR="008A710C">
        <w:t xml:space="preserve">The application of appropriate security measures shall be </w:t>
      </w:r>
      <w:r>
        <w:t xml:space="preserve">instituted </w:t>
      </w:r>
      <w:r w:rsidR="002D15F6">
        <w:t>in order</w:t>
      </w:r>
      <w:r w:rsidR="008A710C">
        <w:t xml:space="preserve"> to protect all sensitive and confidential communication of the department in all its forms and at all</w:t>
      </w:r>
      <w:r w:rsidR="008A710C" w:rsidRPr="00D074F3">
        <w:rPr>
          <w:spacing w:val="22"/>
        </w:rPr>
        <w:t xml:space="preserve"> </w:t>
      </w:r>
      <w:r w:rsidR="008A710C">
        <w:t>times.</w:t>
      </w:r>
    </w:p>
    <w:p w14:paraId="675E69B4" w14:textId="77777777" w:rsidR="00A62740" w:rsidRDefault="00A62740">
      <w:pPr>
        <w:pStyle w:val="BodyText"/>
        <w:spacing w:before="9"/>
        <w:rPr>
          <w:sz w:val="22"/>
        </w:rPr>
      </w:pPr>
    </w:p>
    <w:p w14:paraId="2C0A1B26" w14:textId="65A30E1F" w:rsidR="00162B34" w:rsidRDefault="00D074F3" w:rsidP="0009485B">
      <w:pPr>
        <w:tabs>
          <w:tab w:val="left" w:pos="1453"/>
        </w:tabs>
        <w:spacing w:before="1" w:line="247" w:lineRule="auto"/>
        <w:ind w:left="851" w:right="559" w:hanging="851"/>
        <w:jc w:val="both"/>
      </w:pPr>
      <w:r>
        <w:t>9.</w:t>
      </w:r>
      <w:r w:rsidR="00943268">
        <w:t>6</w:t>
      </w:r>
      <w:r>
        <w:t>.</w:t>
      </w:r>
      <w:r w:rsidR="00EE1C37">
        <w:t>2</w:t>
      </w:r>
      <w:r w:rsidR="00EE1C37">
        <w:tab/>
      </w:r>
      <w:r w:rsidR="008A710C">
        <w:t xml:space="preserve">All sensitive electronic communications </w:t>
      </w:r>
      <w:r>
        <w:t xml:space="preserve">by </w:t>
      </w:r>
      <w:r w:rsidR="002D15F6">
        <w:t>top management, or</w:t>
      </w:r>
      <w:r w:rsidR="008A710C">
        <w:t xml:space="preserve"> employees of the department must be encrypted in accordance with the </w:t>
      </w:r>
      <w:r>
        <w:t>SSA</w:t>
      </w:r>
      <w:r w:rsidR="002D15F6">
        <w:t xml:space="preserve"> </w:t>
      </w:r>
      <w:r w:rsidR="008D5E3D">
        <w:t>(</w:t>
      </w:r>
      <w:r>
        <w:t xml:space="preserve">National </w:t>
      </w:r>
      <w:r>
        <w:lastRenderedPageBreak/>
        <w:t>Communication</w:t>
      </w:r>
      <w:r w:rsidR="008D5E3D">
        <w:t xml:space="preserve">s) </w:t>
      </w:r>
      <w:r w:rsidR="008A710C">
        <w:t xml:space="preserve">standards and </w:t>
      </w:r>
      <w:r w:rsidR="00D95BBB">
        <w:t>ISO17799</w:t>
      </w:r>
      <w:r w:rsidR="008A710C">
        <w:t xml:space="preserve">. Encryption devices shall only be purchased from </w:t>
      </w:r>
      <w:r w:rsidR="002D15F6">
        <w:t>National Communications</w:t>
      </w:r>
      <w:r w:rsidR="008A710C">
        <w:t xml:space="preserve"> and will not be purchased from any other commercial</w:t>
      </w:r>
      <w:r w:rsidR="008A710C" w:rsidRPr="00D074F3">
        <w:rPr>
          <w:spacing w:val="1"/>
        </w:rPr>
        <w:t xml:space="preserve"> </w:t>
      </w:r>
      <w:r w:rsidR="008A710C">
        <w:t>suppliers.</w:t>
      </w:r>
    </w:p>
    <w:p w14:paraId="1AC044D8" w14:textId="77777777" w:rsidR="002D15F6" w:rsidRDefault="002D15F6">
      <w:pPr>
        <w:pStyle w:val="BodyText"/>
        <w:spacing w:before="1"/>
        <w:rPr>
          <w:sz w:val="22"/>
        </w:rPr>
      </w:pPr>
    </w:p>
    <w:p w14:paraId="5D1DC33F" w14:textId="0AFFFF96" w:rsidR="00A62740" w:rsidRDefault="008A710C" w:rsidP="00943268">
      <w:pPr>
        <w:pStyle w:val="ListParagraph"/>
        <w:numPr>
          <w:ilvl w:val="2"/>
          <w:numId w:val="46"/>
        </w:numPr>
        <w:tabs>
          <w:tab w:val="left" w:pos="851"/>
        </w:tabs>
        <w:spacing w:line="244" w:lineRule="auto"/>
        <w:ind w:right="557"/>
        <w:jc w:val="both"/>
      </w:pPr>
      <w:r>
        <w:t xml:space="preserve">Access to communication security equipment of the department and the handling of information transmitted and/or received by such equipment, shall be restricted to </w:t>
      </w:r>
      <w:r w:rsidR="0009485B">
        <w:t>authorized</w:t>
      </w:r>
      <w:r>
        <w:t xml:space="preserve"> personnel only (personnel with a </w:t>
      </w:r>
      <w:r w:rsidR="002D15F6">
        <w:t>Top-secret</w:t>
      </w:r>
      <w:r>
        <w:t xml:space="preserve"> security clearance who successfully completed the C</w:t>
      </w:r>
      <w:r w:rsidR="002D15F6">
        <w:t>ryptographic</w:t>
      </w:r>
      <w:r>
        <w:t xml:space="preserve"> course).</w:t>
      </w:r>
    </w:p>
    <w:p w14:paraId="59D82B3E" w14:textId="77777777" w:rsidR="00A62740" w:rsidRDefault="00A62740">
      <w:pPr>
        <w:pStyle w:val="BodyText"/>
        <w:spacing w:before="10"/>
        <w:rPr>
          <w:sz w:val="22"/>
        </w:rPr>
      </w:pPr>
    </w:p>
    <w:p w14:paraId="6AA29A17" w14:textId="77777777" w:rsidR="00254B62" w:rsidRDefault="00254B62" w:rsidP="00471113">
      <w:pPr>
        <w:tabs>
          <w:tab w:val="left" w:pos="709"/>
        </w:tabs>
        <w:rPr>
          <w:b/>
          <w:i/>
        </w:rPr>
      </w:pPr>
    </w:p>
    <w:p w14:paraId="091620AD" w14:textId="77777777" w:rsidR="00254B62" w:rsidRDefault="00254B62" w:rsidP="00471113">
      <w:pPr>
        <w:tabs>
          <w:tab w:val="left" w:pos="709"/>
        </w:tabs>
        <w:rPr>
          <w:b/>
          <w:i/>
        </w:rPr>
      </w:pPr>
    </w:p>
    <w:p w14:paraId="54FFBDD1" w14:textId="7AFE4E7E" w:rsidR="00A62740" w:rsidRPr="00471113" w:rsidRDefault="00D95BBB" w:rsidP="00471113">
      <w:pPr>
        <w:tabs>
          <w:tab w:val="left" w:pos="709"/>
        </w:tabs>
        <w:rPr>
          <w:b/>
          <w:i/>
        </w:rPr>
      </w:pPr>
      <w:r>
        <w:rPr>
          <w:b/>
          <w:i/>
        </w:rPr>
        <w:t>9.</w:t>
      </w:r>
      <w:r w:rsidR="00943268">
        <w:rPr>
          <w:b/>
          <w:i/>
        </w:rPr>
        <w:t>7</w:t>
      </w:r>
      <w:r>
        <w:rPr>
          <w:b/>
          <w:i/>
        </w:rPr>
        <w:t>.</w:t>
      </w:r>
      <w:r>
        <w:rPr>
          <w:b/>
          <w:i/>
        </w:rPr>
        <w:tab/>
      </w:r>
      <w:r w:rsidR="008A710C" w:rsidRPr="00471113">
        <w:rPr>
          <w:b/>
          <w:i/>
        </w:rPr>
        <w:t xml:space="preserve">Technical Surveillance </w:t>
      </w:r>
      <w:r w:rsidR="002D15F6" w:rsidRPr="00471113">
        <w:rPr>
          <w:b/>
          <w:i/>
        </w:rPr>
        <w:t>Countermeasures</w:t>
      </w:r>
      <w:r w:rsidR="008A710C" w:rsidRPr="00471113">
        <w:rPr>
          <w:b/>
          <w:i/>
          <w:spacing w:val="10"/>
        </w:rPr>
        <w:t xml:space="preserve"> </w:t>
      </w:r>
      <w:r w:rsidR="008A710C" w:rsidRPr="00471113">
        <w:rPr>
          <w:b/>
          <w:i/>
        </w:rPr>
        <w:t>(TSCM)</w:t>
      </w:r>
    </w:p>
    <w:p w14:paraId="7221E206" w14:textId="77777777" w:rsidR="00A62740" w:rsidRDefault="00A62740">
      <w:pPr>
        <w:pStyle w:val="BodyText"/>
        <w:spacing w:before="6"/>
        <w:rPr>
          <w:b/>
          <w:i/>
          <w:sz w:val="23"/>
        </w:rPr>
      </w:pPr>
    </w:p>
    <w:p w14:paraId="18E8FDFD" w14:textId="7902FF61" w:rsidR="002D15F6" w:rsidRDefault="002D15F6" w:rsidP="002D15F6">
      <w:pPr>
        <w:tabs>
          <w:tab w:val="left" w:pos="1453"/>
        </w:tabs>
        <w:spacing w:line="244" w:lineRule="auto"/>
        <w:ind w:left="851" w:right="557" w:hanging="851"/>
        <w:jc w:val="both"/>
      </w:pPr>
      <w:r>
        <w:t>9.</w:t>
      </w:r>
      <w:r w:rsidR="00943268">
        <w:t>7</w:t>
      </w:r>
      <w:r>
        <w:t>.1</w:t>
      </w:r>
      <w:r w:rsidR="00EE1C37">
        <w:tab/>
      </w:r>
      <w:r w:rsidR="008A710C">
        <w:t xml:space="preserve">All offices and boardroom venues of the department where sensitive and classified matters are discussed on a regular basis shall be identified and shall be subjected to proper and effective physical security and access control measures. Periodic electronic technical </w:t>
      </w:r>
      <w:r w:rsidR="0009485B">
        <w:t>surveillance</w:t>
      </w:r>
      <w:r w:rsidR="008A710C">
        <w:t xml:space="preserve"> counter- measures (sweeping) will be conducted by SSA to </w:t>
      </w:r>
      <w:r>
        <w:t>ensure that these areas</w:t>
      </w:r>
      <w:r w:rsidR="008A710C">
        <w:t xml:space="preserve"> are kept sterile and</w:t>
      </w:r>
      <w:r w:rsidR="008A710C" w:rsidRPr="002D15F6">
        <w:rPr>
          <w:spacing w:val="11"/>
        </w:rPr>
        <w:t xml:space="preserve"> </w:t>
      </w:r>
      <w:r w:rsidR="008A710C">
        <w:t>secure.</w:t>
      </w:r>
      <w:r>
        <w:t xml:space="preserve"> </w:t>
      </w:r>
    </w:p>
    <w:p w14:paraId="3D64857D" w14:textId="77777777" w:rsidR="002D15F6" w:rsidRDefault="002D15F6" w:rsidP="002D15F6">
      <w:pPr>
        <w:tabs>
          <w:tab w:val="left" w:pos="1453"/>
        </w:tabs>
        <w:spacing w:line="244" w:lineRule="auto"/>
        <w:ind w:left="851" w:right="557" w:hanging="851"/>
        <w:jc w:val="both"/>
      </w:pPr>
    </w:p>
    <w:p w14:paraId="5461D730" w14:textId="04E3BEDF" w:rsidR="00A62740" w:rsidRDefault="002D15F6" w:rsidP="002D15F6">
      <w:pPr>
        <w:tabs>
          <w:tab w:val="left" w:pos="1453"/>
        </w:tabs>
        <w:spacing w:line="244" w:lineRule="auto"/>
        <w:ind w:left="851" w:right="557" w:hanging="851"/>
        <w:jc w:val="both"/>
      </w:pPr>
      <w:r>
        <w:t>9.</w:t>
      </w:r>
      <w:r w:rsidR="00943268">
        <w:t>7</w:t>
      </w:r>
      <w:r>
        <w:t>.2</w:t>
      </w:r>
      <w:r w:rsidR="00EE1C37">
        <w:tab/>
      </w:r>
      <w:r w:rsidR="008A710C">
        <w:t xml:space="preserve">The </w:t>
      </w:r>
      <w:r>
        <w:t>CD: SFMS</w:t>
      </w:r>
      <w:r w:rsidR="008A710C">
        <w:t xml:space="preserve"> shall ensure that areas that are </w:t>
      </w:r>
      <w:r w:rsidR="0009485B">
        <w:t>utilized</w:t>
      </w:r>
      <w:r w:rsidR="008A710C">
        <w:t xml:space="preserve"> for discussions of a sensitive nature as well as offices or rooms that house electronic communications equipment, are physically secured </w:t>
      </w:r>
      <w:r>
        <w:t>in accordance</w:t>
      </w:r>
      <w:r w:rsidR="008A710C">
        <w:t xml:space="preserve"> with the standards laid down by SSA in order to support the sterility of the environment after a TSCM examination, before any request for a TSCM examination is</w:t>
      </w:r>
      <w:r w:rsidR="008A710C">
        <w:rPr>
          <w:spacing w:val="10"/>
        </w:rPr>
        <w:t xml:space="preserve"> </w:t>
      </w:r>
      <w:r w:rsidR="008A710C">
        <w:t>submitted.</w:t>
      </w:r>
    </w:p>
    <w:p w14:paraId="488930EB" w14:textId="77777777" w:rsidR="00A62740" w:rsidRDefault="00A62740">
      <w:pPr>
        <w:pStyle w:val="BodyText"/>
        <w:rPr>
          <w:sz w:val="22"/>
        </w:rPr>
      </w:pPr>
    </w:p>
    <w:p w14:paraId="5226711A" w14:textId="0D956E2C" w:rsidR="00A62740" w:rsidRDefault="002D15F6" w:rsidP="002D15F6">
      <w:pPr>
        <w:tabs>
          <w:tab w:val="left" w:pos="1452"/>
        </w:tabs>
        <w:spacing w:line="244" w:lineRule="auto"/>
        <w:ind w:left="851" w:right="557" w:hanging="851"/>
        <w:jc w:val="both"/>
      </w:pPr>
      <w:r>
        <w:t>9.</w:t>
      </w:r>
      <w:r w:rsidR="00943268">
        <w:t>7.</w:t>
      </w:r>
      <w:r>
        <w:t>3</w:t>
      </w:r>
      <w:r w:rsidR="00EE1C37">
        <w:tab/>
      </w:r>
      <w:r w:rsidR="008A710C">
        <w:t xml:space="preserve">No </w:t>
      </w:r>
      <w:r w:rsidR="00310A48">
        <w:t>unauthorized</w:t>
      </w:r>
      <w:r w:rsidR="008A710C">
        <w:t xml:space="preserve"> electronic devices shall be </w:t>
      </w:r>
      <w:r>
        <w:t>allowed in any boardroom</w:t>
      </w:r>
      <w:r w:rsidR="008A710C">
        <w:t xml:space="preserve"> and conference facility where sensitive information of the D</w:t>
      </w:r>
      <w:r>
        <w:t>LRRD</w:t>
      </w:r>
      <w:r w:rsidR="008A710C">
        <w:t xml:space="preserve"> is discussed. </w:t>
      </w:r>
      <w:r>
        <w:t>Authorization</w:t>
      </w:r>
      <w:r w:rsidR="008A710C">
        <w:t xml:space="preserve"> </w:t>
      </w:r>
      <w:r>
        <w:t xml:space="preserve">in this regard </w:t>
      </w:r>
      <w:r w:rsidR="008A710C">
        <w:t>must be obtained</w:t>
      </w:r>
      <w:r>
        <w:t xml:space="preserve"> </w:t>
      </w:r>
      <w:r w:rsidR="008A710C">
        <w:t xml:space="preserve">from </w:t>
      </w:r>
      <w:r>
        <w:t>CD: SFMS</w:t>
      </w:r>
      <w:r w:rsidR="008A710C">
        <w:t>.</w:t>
      </w:r>
    </w:p>
    <w:p w14:paraId="27CDC219" w14:textId="77777777" w:rsidR="00D36492" w:rsidRDefault="00D36492" w:rsidP="002D15F6">
      <w:pPr>
        <w:tabs>
          <w:tab w:val="left" w:pos="1452"/>
        </w:tabs>
        <w:spacing w:line="244" w:lineRule="auto"/>
        <w:ind w:left="851" w:right="557" w:hanging="851"/>
        <w:jc w:val="both"/>
      </w:pPr>
    </w:p>
    <w:p w14:paraId="1B9BEFC8" w14:textId="77777777" w:rsidR="00A62740" w:rsidRDefault="00A62740">
      <w:pPr>
        <w:pStyle w:val="BodyText"/>
        <w:spacing w:before="11"/>
        <w:rPr>
          <w:sz w:val="22"/>
        </w:rPr>
      </w:pPr>
    </w:p>
    <w:p w14:paraId="484A960F" w14:textId="77777777" w:rsidR="00DB7454" w:rsidRDefault="00DB7454" w:rsidP="001A60D4">
      <w:pPr>
        <w:pStyle w:val="ListParagraph"/>
        <w:numPr>
          <w:ilvl w:val="0"/>
          <w:numId w:val="22"/>
        </w:numPr>
        <w:tabs>
          <w:tab w:val="left" w:pos="851"/>
        </w:tabs>
        <w:ind w:hanging="720"/>
        <w:rPr>
          <w:b/>
        </w:rPr>
      </w:pPr>
      <w:r>
        <w:rPr>
          <w:b/>
        </w:rPr>
        <w:t xml:space="preserve">PERSONAL SECURITY </w:t>
      </w:r>
    </w:p>
    <w:p w14:paraId="4607B255" w14:textId="77777777" w:rsidR="00241D4E" w:rsidRDefault="00241D4E" w:rsidP="00241D4E">
      <w:pPr>
        <w:tabs>
          <w:tab w:val="left" w:pos="851"/>
        </w:tabs>
        <w:rPr>
          <w:b/>
        </w:rPr>
      </w:pPr>
    </w:p>
    <w:p w14:paraId="2FD11651" w14:textId="4984B8CF" w:rsidR="00816408" w:rsidRPr="00EE1C37" w:rsidDel="00DB7454" w:rsidRDefault="00241D4E" w:rsidP="00241D4E">
      <w:pPr>
        <w:tabs>
          <w:tab w:val="left" w:pos="851"/>
        </w:tabs>
        <w:rPr>
          <w:b/>
          <w:i/>
        </w:rPr>
      </w:pPr>
      <w:r>
        <w:rPr>
          <w:b/>
        </w:rPr>
        <w:t>10.1</w:t>
      </w:r>
      <w:r>
        <w:rPr>
          <w:b/>
        </w:rPr>
        <w:tab/>
      </w:r>
      <w:r w:rsidR="00816408" w:rsidRPr="00EE1C37" w:rsidDel="00DB7454">
        <w:rPr>
          <w:b/>
          <w:i/>
        </w:rPr>
        <w:t>Personnel suitability checks</w:t>
      </w:r>
      <w:r w:rsidR="00816408" w:rsidRPr="00EE1C37" w:rsidDel="00DB7454">
        <w:rPr>
          <w:b/>
          <w:i/>
          <w:spacing w:val="8"/>
        </w:rPr>
        <w:t xml:space="preserve"> </w:t>
      </w:r>
      <w:r w:rsidR="00816408" w:rsidRPr="00EE1C37" w:rsidDel="00DB7454">
        <w:rPr>
          <w:b/>
          <w:i/>
        </w:rPr>
        <w:t>(PSC)</w:t>
      </w:r>
    </w:p>
    <w:p w14:paraId="0351E29E" w14:textId="77777777" w:rsidR="00816408" w:rsidDel="00DB7454" w:rsidRDefault="00816408" w:rsidP="00816408">
      <w:pPr>
        <w:tabs>
          <w:tab w:val="left" w:pos="1030"/>
        </w:tabs>
        <w:rPr>
          <w:b/>
          <w:i/>
        </w:rPr>
      </w:pPr>
    </w:p>
    <w:p w14:paraId="776F7BEC" w14:textId="068EF868" w:rsidR="00816408" w:rsidDel="00DB7454" w:rsidRDefault="00EE1C37" w:rsidP="00EE1C37">
      <w:pPr>
        <w:tabs>
          <w:tab w:val="left" w:pos="1284"/>
        </w:tabs>
        <w:spacing w:line="244" w:lineRule="auto"/>
        <w:ind w:right="558"/>
        <w:jc w:val="both"/>
      </w:pPr>
      <w:r>
        <w:t>10.1.</w:t>
      </w:r>
      <w:r w:rsidR="00241D4E">
        <w:t xml:space="preserve">1   </w:t>
      </w:r>
      <w:r w:rsidR="00816408" w:rsidDel="00DB7454">
        <w:t xml:space="preserve">The pre-employment screening shall be used to verify the accuracy of </w:t>
      </w:r>
      <w:r>
        <w:tab/>
      </w:r>
      <w:r w:rsidR="00816408" w:rsidDel="00DB7454">
        <w:t xml:space="preserve">information provided by the applicant, i.e., previous employment verification </w:t>
      </w:r>
      <w:r>
        <w:tab/>
      </w:r>
      <w:r w:rsidR="00816408" w:rsidDel="00DB7454">
        <w:t xml:space="preserve">(reference checks), financial/credit record checks, qualification/study </w:t>
      </w:r>
      <w:r>
        <w:tab/>
      </w:r>
      <w:r w:rsidR="00816408" w:rsidDel="00DB7454">
        <w:t xml:space="preserve">verifications, citizenship verification and criminal record checks.  If successful, </w:t>
      </w:r>
      <w:r>
        <w:tab/>
      </w:r>
      <w:r w:rsidR="00816408" w:rsidDel="00DB7454">
        <w:t xml:space="preserve">the pre-employment screening would result in conditional appointments of the </w:t>
      </w:r>
      <w:r>
        <w:tab/>
      </w:r>
      <w:r w:rsidR="00816408" w:rsidDel="00DB7454">
        <w:t>candidate. Thereafter a detailed security vetting process would</w:t>
      </w:r>
      <w:r w:rsidR="00816408" w:rsidRPr="00EE1C37" w:rsidDel="00DB7454">
        <w:rPr>
          <w:spacing w:val="3"/>
        </w:rPr>
        <w:t xml:space="preserve"> </w:t>
      </w:r>
      <w:r w:rsidR="00816408" w:rsidDel="00DB7454">
        <w:t>commence.</w:t>
      </w:r>
    </w:p>
    <w:p w14:paraId="0AF1F33E" w14:textId="77777777" w:rsidR="00816408" w:rsidDel="00DB7454" w:rsidRDefault="00816408" w:rsidP="00816408">
      <w:pPr>
        <w:pStyle w:val="BodyText"/>
        <w:spacing w:before="3"/>
        <w:rPr>
          <w:sz w:val="23"/>
        </w:rPr>
      </w:pPr>
    </w:p>
    <w:p w14:paraId="7F0D484B" w14:textId="701EE7E3" w:rsidR="00816408" w:rsidRDefault="00816408" w:rsidP="00241D4E">
      <w:pPr>
        <w:pStyle w:val="ListParagraph"/>
        <w:numPr>
          <w:ilvl w:val="2"/>
          <w:numId w:val="41"/>
        </w:numPr>
        <w:tabs>
          <w:tab w:val="left" w:pos="1284"/>
        </w:tabs>
        <w:spacing w:line="244" w:lineRule="auto"/>
        <w:ind w:right="558"/>
        <w:jc w:val="both"/>
      </w:pPr>
      <w:r w:rsidDel="00DB7454">
        <w:t>All shortlisted candidates, be it for appointment, promotion or transfer, will be subjected to pre-employment</w:t>
      </w:r>
      <w:r w:rsidRPr="00241D4E" w:rsidDel="00DB7454">
        <w:rPr>
          <w:spacing w:val="12"/>
        </w:rPr>
        <w:t xml:space="preserve"> </w:t>
      </w:r>
      <w:r w:rsidDel="00DB7454">
        <w:t>screening.</w:t>
      </w:r>
    </w:p>
    <w:p w14:paraId="019D81C5" w14:textId="77777777" w:rsidR="00241D4E" w:rsidRDefault="00241D4E" w:rsidP="00241D4E">
      <w:pPr>
        <w:tabs>
          <w:tab w:val="left" w:pos="1284"/>
        </w:tabs>
        <w:spacing w:line="244" w:lineRule="auto"/>
        <w:ind w:right="560"/>
        <w:jc w:val="both"/>
      </w:pPr>
    </w:p>
    <w:p w14:paraId="3B9B5CFB" w14:textId="72421EBA" w:rsidR="00816408" w:rsidRDefault="00816408" w:rsidP="00241D4E">
      <w:pPr>
        <w:pStyle w:val="ListParagraph"/>
        <w:numPr>
          <w:ilvl w:val="2"/>
          <w:numId w:val="41"/>
        </w:numPr>
        <w:tabs>
          <w:tab w:val="left" w:pos="1284"/>
        </w:tabs>
        <w:spacing w:line="244" w:lineRule="auto"/>
        <w:ind w:right="560"/>
        <w:jc w:val="both"/>
      </w:pPr>
      <w:r w:rsidDel="00DB7454">
        <w:t>All advertisements should clearly stipulate that applicants will be subjected to personnel suitability</w:t>
      </w:r>
      <w:r w:rsidRPr="00241D4E" w:rsidDel="00DB7454">
        <w:rPr>
          <w:spacing w:val="4"/>
        </w:rPr>
        <w:t xml:space="preserve"> </w:t>
      </w:r>
      <w:r w:rsidDel="00DB7454">
        <w:t>checks.</w:t>
      </w:r>
    </w:p>
    <w:p w14:paraId="1A4144EE" w14:textId="77777777" w:rsidR="00241D4E" w:rsidRDefault="00241D4E" w:rsidP="00241D4E">
      <w:pPr>
        <w:pStyle w:val="ListParagraph"/>
      </w:pPr>
    </w:p>
    <w:p w14:paraId="524AED36" w14:textId="3B3394DB" w:rsidR="00816408" w:rsidDel="00DB7454" w:rsidRDefault="00816408" w:rsidP="00241D4E">
      <w:pPr>
        <w:pStyle w:val="ListParagraph"/>
        <w:numPr>
          <w:ilvl w:val="2"/>
          <w:numId w:val="41"/>
        </w:numPr>
        <w:tabs>
          <w:tab w:val="left" w:pos="1284"/>
        </w:tabs>
      </w:pPr>
      <w:r w:rsidDel="00DB7454">
        <w:t>Personnel suitability checks consist</w:t>
      </w:r>
      <w:r w:rsidRPr="00241D4E" w:rsidDel="00DB7454">
        <w:rPr>
          <w:spacing w:val="8"/>
        </w:rPr>
        <w:t xml:space="preserve"> </w:t>
      </w:r>
      <w:r w:rsidDel="00DB7454">
        <w:t>of:</w:t>
      </w:r>
    </w:p>
    <w:p w14:paraId="1F7B1D44" w14:textId="77777777" w:rsidR="00816408" w:rsidDel="00DB7454" w:rsidRDefault="00816408" w:rsidP="00816408">
      <w:pPr>
        <w:pStyle w:val="ListParagraph"/>
        <w:numPr>
          <w:ilvl w:val="4"/>
          <w:numId w:val="24"/>
        </w:numPr>
        <w:tabs>
          <w:tab w:val="left" w:pos="1276"/>
        </w:tabs>
        <w:spacing w:before="7"/>
        <w:ind w:left="1701" w:hanging="425"/>
      </w:pPr>
      <w:r w:rsidDel="00DB7454">
        <w:t>Previous employment verification (reference</w:t>
      </w:r>
      <w:r w:rsidDel="00DB7454">
        <w:rPr>
          <w:spacing w:val="13"/>
        </w:rPr>
        <w:t xml:space="preserve"> </w:t>
      </w:r>
      <w:r w:rsidDel="00DB7454">
        <w:t>checks)</w:t>
      </w:r>
    </w:p>
    <w:p w14:paraId="511E7BB7" w14:textId="77777777" w:rsidR="00816408" w:rsidDel="00DB7454" w:rsidRDefault="00816408" w:rsidP="00816408">
      <w:pPr>
        <w:pStyle w:val="ListParagraph"/>
        <w:numPr>
          <w:ilvl w:val="4"/>
          <w:numId w:val="24"/>
        </w:numPr>
        <w:tabs>
          <w:tab w:val="left" w:pos="1276"/>
        </w:tabs>
        <w:spacing w:before="6"/>
        <w:ind w:left="1701" w:hanging="425"/>
      </w:pPr>
      <w:r w:rsidDel="00DB7454">
        <w:t>Financial/Credit record</w:t>
      </w:r>
      <w:r w:rsidDel="00DB7454">
        <w:rPr>
          <w:spacing w:val="5"/>
        </w:rPr>
        <w:t xml:space="preserve"> </w:t>
      </w:r>
      <w:r w:rsidDel="00DB7454">
        <w:t>checks</w:t>
      </w:r>
    </w:p>
    <w:p w14:paraId="197CF64C" w14:textId="77777777" w:rsidR="00816408" w:rsidDel="00DB7454" w:rsidRDefault="00816408" w:rsidP="00816408">
      <w:pPr>
        <w:pStyle w:val="ListParagraph"/>
        <w:numPr>
          <w:ilvl w:val="4"/>
          <w:numId w:val="24"/>
        </w:numPr>
        <w:tabs>
          <w:tab w:val="left" w:pos="1276"/>
        </w:tabs>
        <w:spacing w:before="6"/>
        <w:ind w:left="1701" w:hanging="425"/>
      </w:pPr>
      <w:r w:rsidDel="00DB7454">
        <w:t>Qualification/Study</w:t>
      </w:r>
      <w:r w:rsidDel="00DB7454">
        <w:rPr>
          <w:spacing w:val="-1"/>
        </w:rPr>
        <w:t xml:space="preserve"> </w:t>
      </w:r>
      <w:r w:rsidDel="00DB7454">
        <w:t>verifications</w:t>
      </w:r>
    </w:p>
    <w:p w14:paraId="6A017AC7" w14:textId="77777777" w:rsidR="00816408" w:rsidDel="00DB7454" w:rsidRDefault="00816408" w:rsidP="00816408">
      <w:pPr>
        <w:pStyle w:val="ListParagraph"/>
        <w:numPr>
          <w:ilvl w:val="4"/>
          <w:numId w:val="24"/>
        </w:numPr>
        <w:tabs>
          <w:tab w:val="left" w:pos="1276"/>
        </w:tabs>
        <w:spacing w:before="6"/>
        <w:ind w:left="1701" w:hanging="425"/>
      </w:pPr>
      <w:r w:rsidDel="00DB7454">
        <w:t>Citizenship verification</w:t>
      </w:r>
    </w:p>
    <w:p w14:paraId="55D014D6" w14:textId="77777777" w:rsidR="00816408" w:rsidDel="00DB7454" w:rsidRDefault="00816408" w:rsidP="00816408">
      <w:pPr>
        <w:pStyle w:val="ListParagraph"/>
        <w:numPr>
          <w:ilvl w:val="4"/>
          <w:numId w:val="24"/>
        </w:numPr>
        <w:tabs>
          <w:tab w:val="left" w:pos="1276"/>
        </w:tabs>
        <w:spacing w:before="6"/>
        <w:ind w:left="1701" w:hanging="425"/>
      </w:pPr>
      <w:r w:rsidDel="00DB7454">
        <w:t>Criminal record</w:t>
      </w:r>
      <w:r w:rsidDel="00DB7454">
        <w:rPr>
          <w:spacing w:val="2"/>
        </w:rPr>
        <w:t xml:space="preserve"> </w:t>
      </w:r>
      <w:r w:rsidDel="00DB7454">
        <w:t>checks</w:t>
      </w:r>
    </w:p>
    <w:p w14:paraId="2ABC28D7" w14:textId="77777777" w:rsidR="00816408" w:rsidRDefault="00816408" w:rsidP="00816408">
      <w:pPr>
        <w:pStyle w:val="BodyText"/>
        <w:spacing w:before="1"/>
        <w:rPr>
          <w:sz w:val="23"/>
        </w:rPr>
      </w:pPr>
    </w:p>
    <w:p w14:paraId="0C710A4F" w14:textId="77777777" w:rsidR="00446A11" w:rsidRDefault="00446A11" w:rsidP="00816408">
      <w:pPr>
        <w:pStyle w:val="BodyText"/>
        <w:spacing w:before="1"/>
        <w:rPr>
          <w:sz w:val="23"/>
        </w:rPr>
      </w:pPr>
    </w:p>
    <w:p w14:paraId="4626B152" w14:textId="529DAF01" w:rsidR="00446A11" w:rsidRDefault="00446A11" w:rsidP="00816408">
      <w:pPr>
        <w:pStyle w:val="BodyText"/>
        <w:spacing w:before="1"/>
        <w:rPr>
          <w:sz w:val="23"/>
        </w:rPr>
      </w:pPr>
      <w:r>
        <w:rPr>
          <w:sz w:val="23"/>
        </w:rPr>
        <w:t>10.1.4</w:t>
      </w:r>
      <w:r>
        <w:rPr>
          <w:sz w:val="23"/>
        </w:rPr>
        <w:tab/>
      </w:r>
      <w:r w:rsidRPr="00446A11">
        <w:rPr>
          <w:sz w:val="23"/>
        </w:rPr>
        <w:t xml:space="preserve">All employees, service providers and or consultants of the DLRRD who require </w:t>
      </w:r>
      <w:r>
        <w:rPr>
          <w:sz w:val="23"/>
        </w:rPr>
        <w:tab/>
      </w:r>
      <w:r w:rsidRPr="00446A11">
        <w:rPr>
          <w:sz w:val="23"/>
        </w:rPr>
        <w:t xml:space="preserve">access to classified information to perform their duties or functions, must be </w:t>
      </w:r>
      <w:r>
        <w:rPr>
          <w:sz w:val="23"/>
        </w:rPr>
        <w:tab/>
      </w:r>
      <w:r w:rsidRPr="00446A11">
        <w:rPr>
          <w:sz w:val="23"/>
        </w:rPr>
        <w:t xml:space="preserve">subjected to a security screening investigation and security screening conducted by </w:t>
      </w:r>
      <w:r>
        <w:rPr>
          <w:sz w:val="23"/>
        </w:rPr>
        <w:tab/>
      </w:r>
      <w:r w:rsidRPr="00446A11">
        <w:rPr>
          <w:sz w:val="23"/>
        </w:rPr>
        <w:t xml:space="preserve">the SSA in order to be granted a security clearance at the appropriate level, based on </w:t>
      </w:r>
      <w:r>
        <w:rPr>
          <w:sz w:val="23"/>
        </w:rPr>
        <w:tab/>
      </w:r>
      <w:r w:rsidRPr="00446A11">
        <w:rPr>
          <w:sz w:val="23"/>
        </w:rPr>
        <w:t>the job requirements.</w:t>
      </w:r>
    </w:p>
    <w:p w14:paraId="64C8682A" w14:textId="77777777" w:rsidR="00446A11" w:rsidRDefault="00446A11" w:rsidP="00816408">
      <w:pPr>
        <w:pStyle w:val="BodyText"/>
        <w:spacing w:before="1"/>
        <w:rPr>
          <w:sz w:val="23"/>
        </w:rPr>
      </w:pPr>
    </w:p>
    <w:p w14:paraId="78EC2F7F" w14:textId="77777777" w:rsidR="00446A11" w:rsidRDefault="00446A11" w:rsidP="00816408">
      <w:pPr>
        <w:pStyle w:val="BodyText"/>
        <w:spacing w:before="1"/>
        <w:rPr>
          <w:sz w:val="23"/>
        </w:rPr>
      </w:pPr>
    </w:p>
    <w:p w14:paraId="191EDE33" w14:textId="77777777" w:rsidR="00446A11" w:rsidRDefault="00446A11" w:rsidP="00816408">
      <w:pPr>
        <w:pStyle w:val="BodyText"/>
        <w:spacing w:before="1"/>
        <w:rPr>
          <w:sz w:val="23"/>
        </w:rPr>
      </w:pPr>
    </w:p>
    <w:p w14:paraId="1C0D9941" w14:textId="77777777" w:rsidR="00446A11" w:rsidRDefault="00446A11" w:rsidP="00816408">
      <w:pPr>
        <w:pStyle w:val="BodyText"/>
        <w:spacing w:before="1"/>
        <w:rPr>
          <w:sz w:val="23"/>
        </w:rPr>
      </w:pPr>
    </w:p>
    <w:p w14:paraId="7EB3911E" w14:textId="77777777" w:rsidR="00446A11" w:rsidRDefault="00446A11" w:rsidP="00816408">
      <w:pPr>
        <w:pStyle w:val="BodyText"/>
        <w:spacing w:before="1"/>
        <w:rPr>
          <w:sz w:val="23"/>
        </w:rPr>
      </w:pPr>
    </w:p>
    <w:p w14:paraId="46AB8378" w14:textId="77777777" w:rsidR="00446A11" w:rsidRDefault="00446A11" w:rsidP="00816408">
      <w:pPr>
        <w:pStyle w:val="BodyText"/>
        <w:spacing w:before="1"/>
        <w:rPr>
          <w:sz w:val="23"/>
        </w:rPr>
      </w:pPr>
    </w:p>
    <w:p w14:paraId="624150A4" w14:textId="77777777" w:rsidR="00446A11" w:rsidDel="00DB7454" w:rsidRDefault="00446A11" w:rsidP="00816408">
      <w:pPr>
        <w:pStyle w:val="BodyText"/>
        <w:spacing w:before="1"/>
        <w:rPr>
          <w:sz w:val="23"/>
        </w:rPr>
      </w:pPr>
    </w:p>
    <w:p w14:paraId="0F778472" w14:textId="2B2D16AF" w:rsidR="00816408" w:rsidRPr="00241D4E" w:rsidDel="00DB7454" w:rsidRDefault="00816408" w:rsidP="00241D4E">
      <w:pPr>
        <w:pStyle w:val="ListParagraph"/>
        <w:numPr>
          <w:ilvl w:val="1"/>
          <w:numId w:val="41"/>
        </w:numPr>
        <w:tabs>
          <w:tab w:val="left" w:pos="1030"/>
        </w:tabs>
        <w:rPr>
          <w:b/>
          <w:i/>
        </w:rPr>
      </w:pPr>
      <w:r w:rsidRPr="00241D4E" w:rsidDel="00DB7454">
        <w:rPr>
          <w:b/>
          <w:i/>
        </w:rPr>
        <w:t xml:space="preserve">Security </w:t>
      </w:r>
      <w:r w:rsidR="00446A11">
        <w:rPr>
          <w:b/>
          <w:i/>
        </w:rPr>
        <w:t xml:space="preserve">Vetting </w:t>
      </w:r>
    </w:p>
    <w:p w14:paraId="7720AFB3" w14:textId="77777777" w:rsidR="00816408" w:rsidDel="00DB7454" w:rsidRDefault="00816408" w:rsidP="00816408">
      <w:pPr>
        <w:pStyle w:val="BodyText"/>
        <w:spacing w:before="4"/>
        <w:rPr>
          <w:b/>
          <w:i/>
          <w:sz w:val="23"/>
        </w:rPr>
      </w:pPr>
    </w:p>
    <w:p w14:paraId="3C015F43" w14:textId="0989C44C" w:rsidR="00816408" w:rsidDel="00DB7454" w:rsidRDefault="00816408" w:rsidP="00241D4E">
      <w:pPr>
        <w:pStyle w:val="ListParagraph"/>
        <w:numPr>
          <w:ilvl w:val="2"/>
          <w:numId w:val="41"/>
        </w:numPr>
        <w:tabs>
          <w:tab w:val="left" w:pos="1368"/>
        </w:tabs>
        <w:spacing w:before="68" w:line="247" w:lineRule="auto"/>
        <w:ind w:right="557"/>
        <w:jc w:val="both"/>
      </w:pPr>
      <w:r w:rsidDel="00DB7454">
        <w:t>All employees</w:t>
      </w:r>
      <w:r w:rsidR="00446A11">
        <w:t xml:space="preserve"> </w:t>
      </w:r>
      <w:r w:rsidDel="00DB7454">
        <w:t xml:space="preserve">of the DLRRD who require access to classified information to perform their duties or </w:t>
      </w:r>
      <w:r w:rsidR="00266E71" w:rsidDel="00DB7454">
        <w:t>functions</w:t>
      </w:r>
      <w:r w:rsidDel="00DB7454">
        <w:t xml:space="preserve"> must be subjected to a security </w:t>
      </w:r>
      <w:r w:rsidR="004E47C7">
        <w:t xml:space="preserve">vetting </w:t>
      </w:r>
      <w:r w:rsidR="00533E0B">
        <w:t xml:space="preserve">conducted by </w:t>
      </w:r>
      <w:r w:rsidR="00266E71">
        <w:t>DLRRD vetting</w:t>
      </w:r>
      <w:r w:rsidR="00533E0B">
        <w:t xml:space="preserve"> field work Unit </w:t>
      </w:r>
      <w:r w:rsidR="00266E71">
        <w:t xml:space="preserve">(VFU) together with </w:t>
      </w:r>
      <w:r w:rsidDel="00DB7454">
        <w:t xml:space="preserve">SSA </w:t>
      </w:r>
      <w:r w:rsidR="00266E71" w:rsidDel="00DB7454">
        <w:t>to</w:t>
      </w:r>
      <w:r w:rsidRPr="00241D4E" w:rsidDel="00DB7454">
        <w:rPr>
          <w:spacing w:val="15"/>
        </w:rPr>
        <w:t xml:space="preserve"> </w:t>
      </w:r>
      <w:r w:rsidDel="00DB7454">
        <w:t>be granted a security clearance at the appropriate level, based on the job requirements.</w:t>
      </w:r>
    </w:p>
    <w:p w14:paraId="1BB06349" w14:textId="77777777" w:rsidR="00816408" w:rsidDel="00DB7454" w:rsidRDefault="00816408" w:rsidP="00816408">
      <w:pPr>
        <w:pStyle w:val="BodyText"/>
        <w:spacing w:before="5"/>
        <w:rPr>
          <w:sz w:val="22"/>
        </w:rPr>
      </w:pPr>
    </w:p>
    <w:p w14:paraId="58DDA81B" w14:textId="6028910D" w:rsidR="00816408" w:rsidDel="00DB7454" w:rsidRDefault="00816408" w:rsidP="00241D4E">
      <w:pPr>
        <w:pStyle w:val="ListParagraph"/>
        <w:numPr>
          <w:ilvl w:val="2"/>
          <w:numId w:val="41"/>
        </w:numPr>
        <w:tabs>
          <w:tab w:val="left" w:pos="1368"/>
        </w:tabs>
        <w:spacing w:before="1" w:line="244" w:lineRule="auto"/>
        <w:ind w:right="557"/>
        <w:jc w:val="both"/>
      </w:pPr>
      <w:r w:rsidDel="00DB7454">
        <w:t>The level of security clearance given to a person will be determined by the contents of or access to classified information entailed by the post already occupied or to be occupied in accordance with their respective responsibilities and</w:t>
      </w:r>
      <w:r w:rsidRPr="00241D4E" w:rsidDel="00DB7454">
        <w:rPr>
          <w:spacing w:val="4"/>
        </w:rPr>
        <w:t xml:space="preserve"> </w:t>
      </w:r>
      <w:r w:rsidDel="00DB7454">
        <w:t>accountability.</w:t>
      </w:r>
    </w:p>
    <w:p w14:paraId="4A8703AD" w14:textId="77777777" w:rsidR="00816408" w:rsidDel="00DB7454" w:rsidRDefault="00816408" w:rsidP="00816408">
      <w:pPr>
        <w:pStyle w:val="BodyText"/>
        <w:spacing w:before="10"/>
        <w:rPr>
          <w:sz w:val="22"/>
        </w:rPr>
      </w:pPr>
    </w:p>
    <w:p w14:paraId="38A4E4F5" w14:textId="5A157FC1" w:rsidR="00816408" w:rsidDel="00DB7454" w:rsidRDefault="00816408" w:rsidP="00241D4E">
      <w:pPr>
        <w:pStyle w:val="ListParagraph"/>
        <w:numPr>
          <w:ilvl w:val="2"/>
          <w:numId w:val="41"/>
        </w:numPr>
        <w:tabs>
          <w:tab w:val="left" w:pos="1276"/>
        </w:tabs>
        <w:spacing w:line="244" w:lineRule="auto"/>
        <w:ind w:right="560"/>
        <w:jc w:val="both"/>
      </w:pPr>
      <w:r w:rsidDel="00DB7454">
        <w:t>A security clearance provides access to classified information based on the “</w:t>
      </w:r>
      <w:r w:rsidRPr="00241D4E" w:rsidDel="00DB7454">
        <w:rPr>
          <w:b/>
          <w:i/>
        </w:rPr>
        <w:t>need-to-know</w:t>
      </w:r>
      <w:r w:rsidDel="00DB7454">
        <w:t>” principle.</w:t>
      </w:r>
    </w:p>
    <w:p w14:paraId="28F04E11" w14:textId="77777777" w:rsidR="00816408" w:rsidDel="00DB7454" w:rsidRDefault="00816408" w:rsidP="00816408">
      <w:pPr>
        <w:pStyle w:val="BodyText"/>
        <w:rPr>
          <w:sz w:val="23"/>
        </w:rPr>
      </w:pPr>
    </w:p>
    <w:p w14:paraId="25EFAB75" w14:textId="022FA389" w:rsidR="00816408" w:rsidDel="00DB7454" w:rsidRDefault="00816408" w:rsidP="00241D4E">
      <w:pPr>
        <w:pStyle w:val="ListParagraph"/>
        <w:numPr>
          <w:ilvl w:val="2"/>
          <w:numId w:val="41"/>
        </w:numPr>
        <w:tabs>
          <w:tab w:val="left" w:pos="1134"/>
        </w:tabs>
        <w:spacing w:line="244" w:lineRule="auto"/>
        <w:ind w:right="557"/>
        <w:jc w:val="both"/>
      </w:pPr>
      <w:r w:rsidDel="00DB7454">
        <w:t>A security clearance shall be valid for a period of ten years in respect of the confidential level; five years for both secret and top-secret levels. This does not preclude re-vetting before expiry of the Security Clearance Certificate as may be determined by the Director-General based on information where a person’s conduct may pose a threat to national security or the effective protection of information in the department or a change in occupational group.</w:t>
      </w:r>
    </w:p>
    <w:p w14:paraId="769173B4" w14:textId="77777777" w:rsidR="00816408" w:rsidDel="00DB7454" w:rsidRDefault="00816408" w:rsidP="00816408">
      <w:pPr>
        <w:pStyle w:val="BodyText"/>
        <w:spacing w:before="3"/>
        <w:rPr>
          <w:sz w:val="23"/>
        </w:rPr>
      </w:pPr>
    </w:p>
    <w:p w14:paraId="4510B62E" w14:textId="48B1037D" w:rsidR="00816408" w:rsidDel="00DB7454" w:rsidRDefault="00816408" w:rsidP="00241D4E">
      <w:pPr>
        <w:pStyle w:val="ListParagraph"/>
        <w:numPr>
          <w:ilvl w:val="2"/>
          <w:numId w:val="41"/>
        </w:numPr>
        <w:tabs>
          <w:tab w:val="left" w:pos="1134"/>
        </w:tabs>
        <w:spacing w:line="244" w:lineRule="auto"/>
        <w:ind w:right="560"/>
        <w:jc w:val="both"/>
      </w:pPr>
      <w:r w:rsidDel="00DB7454">
        <w:t>The relevant directorate shall ensure that the temporary appointee is screened before he/she gains access to classified</w:t>
      </w:r>
      <w:r w:rsidRPr="00241D4E" w:rsidDel="00DB7454">
        <w:rPr>
          <w:spacing w:val="37"/>
        </w:rPr>
        <w:t xml:space="preserve"> </w:t>
      </w:r>
      <w:r w:rsidDel="00DB7454">
        <w:t>documents.</w:t>
      </w:r>
    </w:p>
    <w:p w14:paraId="2D29CADE" w14:textId="77777777" w:rsidR="00816408" w:rsidDel="00DB7454" w:rsidRDefault="00816408" w:rsidP="00816408">
      <w:pPr>
        <w:pStyle w:val="BodyText"/>
        <w:spacing w:before="10"/>
        <w:rPr>
          <w:sz w:val="22"/>
        </w:rPr>
      </w:pPr>
    </w:p>
    <w:p w14:paraId="37587D6B" w14:textId="3BE4CA5B" w:rsidR="00816408" w:rsidDel="00DB7454" w:rsidRDefault="00816408" w:rsidP="00241D4E">
      <w:pPr>
        <w:pStyle w:val="ListParagraph"/>
        <w:numPr>
          <w:ilvl w:val="2"/>
          <w:numId w:val="41"/>
        </w:numPr>
        <w:tabs>
          <w:tab w:val="left" w:pos="1368"/>
        </w:tabs>
        <w:spacing w:before="1" w:line="244" w:lineRule="auto"/>
        <w:ind w:right="557"/>
        <w:jc w:val="both"/>
      </w:pPr>
      <w:r w:rsidDel="00DB7454">
        <w:t>Application for security clearances in respect of all persons who have terminated their services shall be immediately withdrawn from being processed (see Security Vetting</w:t>
      </w:r>
      <w:r w:rsidRPr="00241D4E" w:rsidDel="00DB7454">
        <w:rPr>
          <w:spacing w:val="11"/>
        </w:rPr>
        <w:t xml:space="preserve"> </w:t>
      </w:r>
      <w:r w:rsidDel="00DB7454">
        <w:t>Procedures).</w:t>
      </w:r>
    </w:p>
    <w:p w14:paraId="58D03262" w14:textId="77777777" w:rsidR="00816408" w:rsidDel="00DB7454" w:rsidRDefault="00816408" w:rsidP="00816408">
      <w:pPr>
        <w:pStyle w:val="BodyText"/>
        <w:spacing w:before="7"/>
        <w:rPr>
          <w:sz w:val="22"/>
        </w:rPr>
      </w:pPr>
    </w:p>
    <w:p w14:paraId="4629C280" w14:textId="7CE29246" w:rsidR="00816408" w:rsidRPr="00241D4E" w:rsidDel="00DB7454" w:rsidRDefault="00816408" w:rsidP="00241D4E">
      <w:pPr>
        <w:pStyle w:val="ListParagraph"/>
        <w:numPr>
          <w:ilvl w:val="1"/>
          <w:numId w:val="41"/>
        </w:numPr>
        <w:tabs>
          <w:tab w:val="left" w:pos="1030"/>
        </w:tabs>
        <w:jc w:val="both"/>
        <w:rPr>
          <w:b/>
          <w:i/>
        </w:rPr>
      </w:pPr>
      <w:r w:rsidRPr="00241D4E" w:rsidDel="00DB7454">
        <w:rPr>
          <w:b/>
          <w:i/>
        </w:rPr>
        <w:t>Declaration of</w:t>
      </w:r>
      <w:r w:rsidRPr="00241D4E" w:rsidDel="00DB7454">
        <w:rPr>
          <w:b/>
          <w:i/>
          <w:spacing w:val="1"/>
        </w:rPr>
        <w:t xml:space="preserve"> </w:t>
      </w:r>
      <w:r w:rsidRPr="00241D4E" w:rsidDel="00DB7454">
        <w:rPr>
          <w:b/>
          <w:i/>
        </w:rPr>
        <w:t>secrecy</w:t>
      </w:r>
    </w:p>
    <w:p w14:paraId="4B178DBA" w14:textId="77777777" w:rsidR="00816408" w:rsidDel="00DB7454" w:rsidRDefault="00816408" w:rsidP="00816408">
      <w:pPr>
        <w:pStyle w:val="BodyText"/>
        <w:spacing w:before="3"/>
        <w:rPr>
          <w:b/>
          <w:i/>
          <w:sz w:val="23"/>
        </w:rPr>
      </w:pPr>
    </w:p>
    <w:p w14:paraId="61A5019E" w14:textId="448BAB01" w:rsidR="00816408" w:rsidDel="00DB7454" w:rsidRDefault="00816408" w:rsidP="00241D4E">
      <w:pPr>
        <w:pStyle w:val="ListParagraph"/>
        <w:numPr>
          <w:ilvl w:val="2"/>
          <w:numId w:val="41"/>
        </w:numPr>
        <w:spacing w:line="244" w:lineRule="auto"/>
        <w:ind w:right="560"/>
        <w:jc w:val="both"/>
      </w:pPr>
      <w:r w:rsidDel="00DB7454">
        <w:t xml:space="preserve">All </w:t>
      </w:r>
      <w:r w:rsidR="001830FA">
        <w:t xml:space="preserve">officials </w:t>
      </w:r>
      <w:r w:rsidR="001830FA" w:rsidDel="00DB7454">
        <w:t>in</w:t>
      </w:r>
      <w:r w:rsidDel="00DB7454">
        <w:t xml:space="preserve"> the department</w:t>
      </w:r>
      <w:r w:rsidR="00615DD8">
        <w:t>, incl</w:t>
      </w:r>
      <w:r w:rsidR="001830FA">
        <w:t>uding contractors/consultants/technicians</w:t>
      </w:r>
      <w:r w:rsidDel="00DB7454">
        <w:t xml:space="preserve"> must sign the Declaration of Secrecy. This will remain valid even after the persons or service provider terminated his/her services with the</w:t>
      </w:r>
      <w:r w:rsidRPr="00241D4E" w:rsidDel="00DB7454">
        <w:rPr>
          <w:spacing w:val="7"/>
        </w:rPr>
        <w:t xml:space="preserve"> </w:t>
      </w:r>
      <w:r w:rsidDel="00DB7454">
        <w:t>department.</w:t>
      </w:r>
    </w:p>
    <w:p w14:paraId="123BFD91" w14:textId="77777777" w:rsidR="00816408" w:rsidRDefault="00816408" w:rsidP="00816408">
      <w:pPr>
        <w:pStyle w:val="ListParagraph"/>
        <w:spacing w:line="244" w:lineRule="auto"/>
        <w:ind w:left="720" w:right="560" w:firstLine="0"/>
        <w:jc w:val="both"/>
      </w:pPr>
    </w:p>
    <w:p w14:paraId="6353A16D" w14:textId="77777777" w:rsidR="001830FA" w:rsidRDefault="001830FA" w:rsidP="00816408">
      <w:pPr>
        <w:pStyle w:val="ListParagraph"/>
        <w:spacing w:line="244" w:lineRule="auto"/>
        <w:ind w:left="720" w:right="560" w:firstLine="0"/>
        <w:jc w:val="both"/>
      </w:pPr>
    </w:p>
    <w:p w14:paraId="28BB76DD" w14:textId="77777777" w:rsidR="001830FA" w:rsidDel="00DB7454" w:rsidRDefault="001830FA" w:rsidP="00816408">
      <w:pPr>
        <w:pStyle w:val="ListParagraph"/>
        <w:spacing w:line="244" w:lineRule="auto"/>
        <w:ind w:left="720" w:right="560" w:firstLine="0"/>
        <w:jc w:val="both"/>
      </w:pPr>
    </w:p>
    <w:p w14:paraId="227B5E1F" w14:textId="48DAD7B7" w:rsidR="00816408" w:rsidRPr="00241D4E" w:rsidDel="00DB7454" w:rsidRDefault="00816408" w:rsidP="00241D4E">
      <w:pPr>
        <w:pStyle w:val="ListParagraph"/>
        <w:numPr>
          <w:ilvl w:val="1"/>
          <w:numId w:val="41"/>
        </w:numPr>
        <w:tabs>
          <w:tab w:val="left" w:pos="1030"/>
        </w:tabs>
        <w:spacing w:before="4"/>
        <w:jc w:val="both"/>
        <w:rPr>
          <w:b/>
          <w:i/>
        </w:rPr>
      </w:pPr>
      <w:r w:rsidRPr="00241D4E" w:rsidDel="00DB7454">
        <w:rPr>
          <w:b/>
          <w:i/>
        </w:rPr>
        <w:t>Polygraph</w:t>
      </w:r>
      <w:r w:rsidRPr="00241D4E" w:rsidDel="00DB7454">
        <w:rPr>
          <w:b/>
          <w:i/>
          <w:spacing w:val="2"/>
        </w:rPr>
        <w:t xml:space="preserve"> </w:t>
      </w:r>
      <w:r w:rsidRPr="00241D4E" w:rsidDel="00DB7454">
        <w:rPr>
          <w:b/>
          <w:i/>
        </w:rPr>
        <w:t>examination</w:t>
      </w:r>
    </w:p>
    <w:p w14:paraId="71D698CF" w14:textId="77777777" w:rsidR="00816408" w:rsidDel="00DB7454" w:rsidRDefault="00816408" w:rsidP="00816408">
      <w:pPr>
        <w:pStyle w:val="BodyText"/>
        <w:spacing w:before="3"/>
        <w:rPr>
          <w:b/>
          <w:i/>
          <w:sz w:val="23"/>
        </w:rPr>
      </w:pPr>
    </w:p>
    <w:p w14:paraId="50B13D53" w14:textId="7FB47433" w:rsidR="00816408" w:rsidDel="00DB7454" w:rsidRDefault="00816408" w:rsidP="00943268">
      <w:pPr>
        <w:pStyle w:val="ListParagraph"/>
        <w:numPr>
          <w:ilvl w:val="2"/>
          <w:numId w:val="41"/>
        </w:numPr>
        <w:tabs>
          <w:tab w:val="left" w:pos="1368"/>
        </w:tabs>
        <w:spacing w:line="244" w:lineRule="auto"/>
        <w:ind w:right="555"/>
        <w:jc w:val="both"/>
      </w:pPr>
      <w:r w:rsidDel="00DB7454">
        <w:lastRenderedPageBreak/>
        <w:t xml:space="preserve">A polygraph examination shall be utilized to </w:t>
      </w:r>
      <w:r w:rsidR="000F779A">
        <w:t xml:space="preserve">determine the reliability of information gathered during the investigation. </w:t>
      </w:r>
      <w:r w:rsidDel="00DB7454">
        <w:t>All employees applying for Top Secret security clearance shall be subjected to a polygraph</w:t>
      </w:r>
      <w:r w:rsidRPr="00943268" w:rsidDel="00DB7454">
        <w:rPr>
          <w:spacing w:val="27"/>
        </w:rPr>
        <w:t xml:space="preserve"> </w:t>
      </w:r>
      <w:r w:rsidDel="00DB7454">
        <w:t>examination.</w:t>
      </w:r>
    </w:p>
    <w:p w14:paraId="3A8A8A5F" w14:textId="77777777" w:rsidR="00816408" w:rsidDel="00DB7454" w:rsidRDefault="00816408" w:rsidP="00816408">
      <w:pPr>
        <w:pStyle w:val="BodyText"/>
        <w:spacing w:before="10"/>
        <w:rPr>
          <w:sz w:val="22"/>
        </w:rPr>
      </w:pPr>
    </w:p>
    <w:p w14:paraId="6FEB2398" w14:textId="68A64E0F" w:rsidR="00816408" w:rsidDel="00DB7454" w:rsidRDefault="00816408" w:rsidP="00943268">
      <w:pPr>
        <w:pStyle w:val="ListParagraph"/>
        <w:numPr>
          <w:ilvl w:val="2"/>
          <w:numId w:val="41"/>
        </w:numPr>
        <w:tabs>
          <w:tab w:val="left" w:pos="1368"/>
        </w:tabs>
        <w:spacing w:line="244" w:lineRule="auto"/>
        <w:ind w:right="555"/>
        <w:jc w:val="both"/>
      </w:pPr>
      <w:r w:rsidDel="00DB7454">
        <w:t xml:space="preserve">Although the polygraph examination may be utilized for a Top-Secret security clearance, it may also be utilized at any level of the security clearance to determine the reliability of the information collected during security </w:t>
      </w:r>
      <w:r w:rsidR="000F779A">
        <w:t xml:space="preserve">vetting </w:t>
      </w:r>
      <w:r w:rsidDel="00DB7454">
        <w:t>investigation (vetting fieldwork</w:t>
      </w:r>
      <w:r w:rsidRPr="00943268" w:rsidDel="00DB7454">
        <w:rPr>
          <w:spacing w:val="26"/>
        </w:rPr>
        <w:t xml:space="preserve"> </w:t>
      </w:r>
      <w:r w:rsidDel="00DB7454">
        <w:t>investigation)</w:t>
      </w:r>
      <w:r w:rsidRPr="00E02A0B" w:rsidDel="00DB7454">
        <w:t xml:space="preserve"> and does not imply any suspicion or risk on the part of the applicant.</w:t>
      </w:r>
    </w:p>
    <w:p w14:paraId="2AC16A31" w14:textId="77777777" w:rsidR="00816408" w:rsidRDefault="00816408" w:rsidP="00816408">
      <w:pPr>
        <w:pStyle w:val="BodyText"/>
        <w:spacing w:before="11"/>
        <w:rPr>
          <w:sz w:val="22"/>
        </w:rPr>
      </w:pPr>
    </w:p>
    <w:p w14:paraId="5305A973" w14:textId="77777777" w:rsidR="000F779A" w:rsidDel="00DB7454" w:rsidRDefault="000F779A" w:rsidP="00816408">
      <w:pPr>
        <w:pStyle w:val="BodyText"/>
        <w:spacing w:before="11"/>
        <w:rPr>
          <w:sz w:val="22"/>
        </w:rPr>
      </w:pPr>
    </w:p>
    <w:p w14:paraId="5913A9E6" w14:textId="54C98434" w:rsidR="00816408" w:rsidRPr="00241D4E" w:rsidDel="00DB7454" w:rsidRDefault="00943268" w:rsidP="00241D4E">
      <w:pPr>
        <w:pStyle w:val="ListParagraph"/>
        <w:numPr>
          <w:ilvl w:val="1"/>
          <w:numId w:val="41"/>
        </w:numPr>
        <w:tabs>
          <w:tab w:val="left" w:pos="1030"/>
        </w:tabs>
        <w:rPr>
          <w:b/>
          <w:i/>
        </w:rPr>
      </w:pPr>
      <w:r>
        <w:rPr>
          <w:b/>
          <w:i/>
        </w:rPr>
        <w:tab/>
      </w:r>
      <w:r w:rsidR="00816408" w:rsidRPr="00241D4E" w:rsidDel="00DB7454">
        <w:rPr>
          <w:b/>
          <w:i/>
        </w:rPr>
        <w:t>Transfer of security</w:t>
      </w:r>
      <w:r w:rsidR="00816408" w:rsidRPr="00241D4E" w:rsidDel="00DB7454">
        <w:rPr>
          <w:b/>
          <w:i/>
          <w:spacing w:val="9"/>
        </w:rPr>
        <w:t xml:space="preserve"> </w:t>
      </w:r>
      <w:r w:rsidR="00816408" w:rsidRPr="00241D4E" w:rsidDel="00DB7454">
        <w:rPr>
          <w:b/>
          <w:i/>
        </w:rPr>
        <w:t>clearance</w:t>
      </w:r>
    </w:p>
    <w:p w14:paraId="6269BD10" w14:textId="77777777" w:rsidR="00816408" w:rsidDel="00DB7454" w:rsidRDefault="00816408" w:rsidP="00816408">
      <w:pPr>
        <w:pStyle w:val="BodyText"/>
        <w:spacing w:before="3"/>
        <w:rPr>
          <w:b/>
          <w:i/>
          <w:sz w:val="23"/>
        </w:rPr>
      </w:pPr>
    </w:p>
    <w:p w14:paraId="0D86E6DB" w14:textId="12D66939" w:rsidR="00816408" w:rsidDel="00DB7454" w:rsidRDefault="00241D4E" w:rsidP="00816408">
      <w:pPr>
        <w:spacing w:line="244" w:lineRule="auto"/>
        <w:ind w:left="709" w:right="557" w:hanging="709"/>
        <w:jc w:val="both"/>
      </w:pPr>
      <w:r>
        <w:t>10.5.1</w:t>
      </w:r>
      <w:r>
        <w:tab/>
      </w:r>
      <w:r w:rsidR="00816408" w:rsidDel="00DB7454">
        <w:t xml:space="preserve">A security clearance is not automatically transferable between government departments or change in occupational groups. The </w:t>
      </w:r>
      <w:r w:rsidR="00143CD7">
        <w:t xml:space="preserve">security clearance may be transferred </w:t>
      </w:r>
      <w:r w:rsidR="00A514B8">
        <w:t xml:space="preserve">only at the discretion of the receiving institution. </w:t>
      </w:r>
    </w:p>
    <w:p w14:paraId="0B532372" w14:textId="77777777" w:rsidR="00816408" w:rsidRDefault="00816408" w:rsidP="00816408">
      <w:pPr>
        <w:spacing w:line="244" w:lineRule="auto"/>
        <w:jc w:val="both"/>
      </w:pPr>
    </w:p>
    <w:p w14:paraId="73EB6BC8" w14:textId="46A1CCEB" w:rsidR="00241D4E" w:rsidRPr="00415B4D" w:rsidRDefault="00313CBA" w:rsidP="00415B4D">
      <w:pPr>
        <w:pStyle w:val="ListParagraph"/>
        <w:numPr>
          <w:ilvl w:val="1"/>
          <w:numId w:val="41"/>
        </w:numPr>
        <w:spacing w:line="244" w:lineRule="auto"/>
        <w:jc w:val="both"/>
        <w:rPr>
          <w:b/>
          <w:bCs/>
          <w:i/>
          <w:iCs/>
        </w:rPr>
      </w:pPr>
      <w:r w:rsidRPr="00415B4D">
        <w:rPr>
          <w:b/>
          <w:bCs/>
          <w:i/>
          <w:iCs/>
        </w:rPr>
        <w:t>Withdrawal,</w:t>
      </w:r>
      <w:r w:rsidR="002B0C07" w:rsidRPr="00415B4D">
        <w:rPr>
          <w:b/>
          <w:bCs/>
          <w:i/>
          <w:iCs/>
        </w:rPr>
        <w:t xml:space="preserve"> d</w:t>
      </w:r>
      <w:r w:rsidR="00415B4D" w:rsidRPr="00415B4D">
        <w:rPr>
          <w:b/>
          <w:bCs/>
          <w:i/>
          <w:iCs/>
        </w:rPr>
        <w:t>owngrading of security clearance and appeal</w:t>
      </w:r>
    </w:p>
    <w:p w14:paraId="1572010C" w14:textId="77777777" w:rsidR="00415B4D" w:rsidRDefault="00415B4D" w:rsidP="00415B4D">
      <w:pPr>
        <w:pStyle w:val="ListParagraph"/>
        <w:spacing w:line="244" w:lineRule="auto"/>
        <w:ind w:left="600" w:firstLine="0"/>
        <w:jc w:val="both"/>
      </w:pPr>
    </w:p>
    <w:p w14:paraId="4EF4D14C" w14:textId="2933C08E" w:rsidR="00415B4D" w:rsidRDefault="00C16903" w:rsidP="00313CBA">
      <w:pPr>
        <w:pStyle w:val="ListParagraph"/>
        <w:numPr>
          <w:ilvl w:val="2"/>
          <w:numId w:val="41"/>
        </w:numPr>
        <w:spacing w:line="244" w:lineRule="auto"/>
        <w:jc w:val="both"/>
      </w:pPr>
      <w:r>
        <w:t xml:space="preserve">The Director General may withdraw, </w:t>
      </w:r>
      <w:r w:rsidR="00F23039">
        <w:t>downgrade</w:t>
      </w:r>
      <w:r>
        <w:t xml:space="preserve"> or refuse to grant a security clearance </w:t>
      </w:r>
      <w:r w:rsidR="00C86C9B">
        <w:t>if he/she of the opinion that the subject (applicant) could be a security risk or could possibly act in a manner prejudic</w:t>
      </w:r>
      <w:r w:rsidR="00F23039">
        <w:t>ial to the security interest of the republic of South Africa.</w:t>
      </w:r>
    </w:p>
    <w:p w14:paraId="197B142E" w14:textId="77777777" w:rsidR="00313CBA" w:rsidRDefault="00313CBA" w:rsidP="00313CBA">
      <w:pPr>
        <w:pStyle w:val="ListParagraph"/>
        <w:spacing w:line="244" w:lineRule="auto"/>
        <w:ind w:left="720" w:firstLine="0"/>
        <w:jc w:val="both"/>
      </w:pPr>
    </w:p>
    <w:p w14:paraId="62807093" w14:textId="04EF2A0A" w:rsidR="00313CBA" w:rsidRPr="00313CBA" w:rsidRDefault="009C09AE" w:rsidP="00313CBA">
      <w:pPr>
        <w:pStyle w:val="ListParagraph"/>
        <w:numPr>
          <w:ilvl w:val="1"/>
          <w:numId w:val="41"/>
        </w:numPr>
        <w:spacing w:line="244" w:lineRule="auto"/>
        <w:jc w:val="both"/>
        <w:rPr>
          <w:b/>
          <w:bCs/>
          <w:i/>
          <w:iCs/>
        </w:rPr>
      </w:pPr>
      <w:r>
        <w:rPr>
          <w:b/>
          <w:bCs/>
          <w:i/>
          <w:iCs/>
        </w:rPr>
        <w:tab/>
        <w:t xml:space="preserve">    </w:t>
      </w:r>
      <w:r w:rsidR="00313CBA" w:rsidRPr="00313CBA">
        <w:rPr>
          <w:b/>
          <w:bCs/>
          <w:i/>
          <w:iCs/>
        </w:rPr>
        <w:t>Security Vetting of immigrants and persons with more than one citizenship</w:t>
      </w:r>
    </w:p>
    <w:p w14:paraId="51DCD188" w14:textId="77777777" w:rsidR="00313CBA" w:rsidRDefault="00313CBA" w:rsidP="00313CBA">
      <w:pPr>
        <w:spacing w:line="244" w:lineRule="auto"/>
        <w:jc w:val="both"/>
        <w:rPr>
          <w:b/>
          <w:bCs/>
          <w:i/>
          <w:iCs/>
        </w:rPr>
      </w:pPr>
    </w:p>
    <w:p w14:paraId="310956BF" w14:textId="4E519F06" w:rsidR="00CF6280" w:rsidRDefault="0006634A" w:rsidP="00CF6280">
      <w:pPr>
        <w:pStyle w:val="ListParagraph"/>
        <w:numPr>
          <w:ilvl w:val="2"/>
          <w:numId w:val="41"/>
        </w:numPr>
        <w:spacing w:line="244" w:lineRule="auto"/>
        <w:jc w:val="both"/>
        <w:rPr>
          <w:i/>
          <w:iCs/>
        </w:rPr>
      </w:pPr>
      <w:r w:rsidRPr="00CF6280">
        <w:rPr>
          <w:i/>
          <w:iCs/>
        </w:rPr>
        <w:t xml:space="preserve">Different requirements apply </w:t>
      </w:r>
      <w:r w:rsidR="00CF6280" w:rsidRPr="00CF6280">
        <w:rPr>
          <w:i/>
          <w:iCs/>
        </w:rPr>
        <w:t>to the level of security clearances can be applied for:</w:t>
      </w:r>
    </w:p>
    <w:p w14:paraId="24EEC41E" w14:textId="77777777" w:rsidR="00474028" w:rsidRPr="00CF6280" w:rsidRDefault="00474028" w:rsidP="00474028">
      <w:pPr>
        <w:pStyle w:val="ListParagraph"/>
        <w:spacing w:line="244" w:lineRule="auto"/>
        <w:ind w:left="720" w:firstLine="0"/>
        <w:jc w:val="both"/>
        <w:rPr>
          <w:i/>
          <w:iCs/>
        </w:rPr>
      </w:pPr>
    </w:p>
    <w:p w14:paraId="19A56339" w14:textId="78963F0E" w:rsidR="00313CBA" w:rsidRDefault="004E27F9" w:rsidP="00951C7C">
      <w:pPr>
        <w:pStyle w:val="ListParagraph"/>
        <w:numPr>
          <w:ilvl w:val="0"/>
          <w:numId w:val="57"/>
        </w:numPr>
        <w:spacing w:line="244" w:lineRule="auto"/>
        <w:jc w:val="both"/>
        <w:rPr>
          <w:b/>
          <w:bCs/>
          <w:i/>
          <w:iCs/>
        </w:rPr>
      </w:pPr>
      <w:r>
        <w:rPr>
          <w:b/>
          <w:bCs/>
          <w:i/>
          <w:iCs/>
        </w:rPr>
        <w:t>Confidential</w:t>
      </w:r>
      <w:r w:rsidR="00951C7C">
        <w:rPr>
          <w:b/>
          <w:bCs/>
          <w:i/>
          <w:iCs/>
        </w:rPr>
        <w:t xml:space="preserve">: </w:t>
      </w:r>
      <w:r w:rsidR="00951C7C" w:rsidRPr="00221D34">
        <w:rPr>
          <w:i/>
          <w:iCs/>
        </w:rPr>
        <w:t xml:space="preserve">Immigrant been </w:t>
      </w:r>
      <w:r w:rsidR="00816068" w:rsidRPr="00221D34">
        <w:rPr>
          <w:i/>
          <w:iCs/>
        </w:rPr>
        <w:t xml:space="preserve">a resident of RSA for ten (10) </w:t>
      </w:r>
      <w:r w:rsidR="00193B0B">
        <w:rPr>
          <w:i/>
          <w:iCs/>
        </w:rPr>
        <w:t xml:space="preserve">consecutive </w:t>
      </w:r>
      <w:r w:rsidR="00816068" w:rsidRPr="00221D34">
        <w:rPr>
          <w:i/>
          <w:iCs/>
        </w:rPr>
        <w:t>years</w:t>
      </w:r>
      <w:r w:rsidRPr="00221D34">
        <w:rPr>
          <w:i/>
          <w:iCs/>
        </w:rPr>
        <w:t xml:space="preserve">, of which </w:t>
      </w:r>
      <w:r w:rsidR="005F12F6" w:rsidRPr="00221D34">
        <w:rPr>
          <w:i/>
          <w:iCs/>
        </w:rPr>
        <w:t>five (05) years spend as a South African</w:t>
      </w:r>
    </w:p>
    <w:p w14:paraId="6FC00BB0" w14:textId="3822566D" w:rsidR="005F12F6" w:rsidRPr="005F12F6" w:rsidRDefault="005F12F6" w:rsidP="005F12F6">
      <w:pPr>
        <w:pStyle w:val="ListParagraph"/>
        <w:numPr>
          <w:ilvl w:val="0"/>
          <w:numId w:val="57"/>
        </w:numPr>
        <w:rPr>
          <w:b/>
          <w:bCs/>
          <w:i/>
          <w:iCs/>
        </w:rPr>
      </w:pPr>
      <w:r w:rsidRPr="005F12F6">
        <w:rPr>
          <w:b/>
          <w:bCs/>
          <w:i/>
          <w:iCs/>
        </w:rPr>
        <w:t xml:space="preserve">Secret: </w:t>
      </w:r>
      <w:r w:rsidRPr="00221D34">
        <w:rPr>
          <w:i/>
          <w:iCs/>
        </w:rPr>
        <w:t>Immigrant been a resident of RSA for</w:t>
      </w:r>
      <w:r w:rsidR="00CF7A8A">
        <w:rPr>
          <w:i/>
          <w:iCs/>
        </w:rPr>
        <w:t xml:space="preserve"> </w:t>
      </w:r>
      <w:r w:rsidR="00700BC5">
        <w:rPr>
          <w:i/>
          <w:iCs/>
        </w:rPr>
        <w:t xml:space="preserve">fifteen </w:t>
      </w:r>
      <w:r w:rsidR="00700BC5" w:rsidRPr="00221D34">
        <w:rPr>
          <w:i/>
          <w:iCs/>
        </w:rPr>
        <w:t>(</w:t>
      </w:r>
      <w:r w:rsidRPr="00221D34">
        <w:rPr>
          <w:i/>
          <w:iCs/>
        </w:rPr>
        <w:t>1</w:t>
      </w:r>
      <w:r w:rsidR="00CF7A8A">
        <w:rPr>
          <w:i/>
          <w:iCs/>
        </w:rPr>
        <w:t>5</w:t>
      </w:r>
      <w:r w:rsidRPr="00221D34">
        <w:rPr>
          <w:i/>
          <w:iCs/>
        </w:rPr>
        <w:t xml:space="preserve">) </w:t>
      </w:r>
      <w:r w:rsidR="00CF7A8A">
        <w:rPr>
          <w:i/>
          <w:iCs/>
        </w:rPr>
        <w:t>cons</w:t>
      </w:r>
      <w:r w:rsidR="00700BC5">
        <w:rPr>
          <w:i/>
          <w:iCs/>
        </w:rPr>
        <w:t xml:space="preserve">ecutive </w:t>
      </w:r>
      <w:r w:rsidRPr="00221D34">
        <w:rPr>
          <w:i/>
          <w:iCs/>
        </w:rPr>
        <w:t xml:space="preserve">years, of which </w:t>
      </w:r>
      <w:r w:rsidR="00193B0B">
        <w:rPr>
          <w:i/>
          <w:iCs/>
        </w:rPr>
        <w:t xml:space="preserve">ten </w:t>
      </w:r>
      <w:r w:rsidRPr="00221D34">
        <w:rPr>
          <w:i/>
          <w:iCs/>
        </w:rPr>
        <w:t>(</w:t>
      </w:r>
      <w:r w:rsidR="008F7893">
        <w:rPr>
          <w:i/>
          <w:iCs/>
        </w:rPr>
        <w:t>1</w:t>
      </w:r>
      <w:r w:rsidR="00700BC5">
        <w:rPr>
          <w:i/>
          <w:iCs/>
        </w:rPr>
        <w:t>0</w:t>
      </w:r>
      <w:r w:rsidRPr="00221D34">
        <w:rPr>
          <w:i/>
          <w:iCs/>
        </w:rPr>
        <w:t>) years spend as a South African</w:t>
      </w:r>
    </w:p>
    <w:p w14:paraId="6A21902E" w14:textId="28919484" w:rsidR="00481C8F" w:rsidRPr="00481C8F" w:rsidRDefault="00E2690C" w:rsidP="00481C8F">
      <w:pPr>
        <w:pStyle w:val="ListParagraph"/>
        <w:numPr>
          <w:ilvl w:val="0"/>
          <w:numId w:val="57"/>
        </w:numPr>
        <w:rPr>
          <w:i/>
          <w:iCs/>
        </w:rPr>
      </w:pPr>
      <w:r w:rsidRPr="00481C8F">
        <w:rPr>
          <w:b/>
          <w:bCs/>
          <w:i/>
          <w:iCs/>
        </w:rPr>
        <w:t xml:space="preserve">Top Secret: </w:t>
      </w:r>
      <w:r w:rsidR="00481C8F" w:rsidRPr="00481C8F">
        <w:rPr>
          <w:i/>
          <w:iCs/>
        </w:rPr>
        <w:t>Immigrant been a resident of RSA for t</w:t>
      </w:r>
      <w:r w:rsidR="00700BC5">
        <w:rPr>
          <w:i/>
          <w:iCs/>
        </w:rPr>
        <w:t>w</w:t>
      </w:r>
      <w:r w:rsidR="00481C8F" w:rsidRPr="00481C8F">
        <w:rPr>
          <w:i/>
          <w:iCs/>
        </w:rPr>
        <w:t>en</w:t>
      </w:r>
      <w:r w:rsidR="00700BC5">
        <w:rPr>
          <w:i/>
          <w:iCs/>
        </w:rPr>
        <w:t>ty</w:t>
      </w:r>
      <w:r w:rsidR="00481C8F" w:rsidRPr="00481C8F">
        <w:rPr>
          <w:i/>
          <w:iCs/>
        </w:rPr>
        <w:t xml:space="preserve"> (</w:t>
      </w:r>
      <w:r w:rsidR="00700BC5">
        <w:rPr>
          <w:i/>
          <w:iCs/>
        </w:rPr>
        <w:t>2</w:t>
      </w:r>
      <w:r w:rsidR="00481C8F" w:rsidRPr="00481C8F">
        <w:rPr>
          <w:i/>
          <w:iCs/>
        </w:rPr>
        <w:t>0)</w:t>
      </w:r>
      <w:r w:rsidR="00700BC5">
        <w:rPr>
          <w:i/>
          <w:iCs/>
        </w:rPr>
        <w:t xml:space="preserve"> consecutive</w:t>
      </w:r>
      <w:r w:rsidR="00481C8F" w:rsidRPr="00481C8F">
        <w:rPr>
          <w:i/>
          <w:iCs/>
        </w:rPr>
        <w:t xml:space="preserve"> years, of which fi</w:t>
      </w:r>
      <w:r w:rsidR="00700BC5">
        <w:rPr>
          <w:i/>
          <w:iCs/>
        </w:rPr>
        <w:t xml:space="preserve">fteen </w:t>
      </w:r>
      <w:r w:rsidR="00481C8F" w:rsidRPr="00481C8F">
        <w:rPr>
          <w:i/>
          <w:iCs/>
        </w:rPr>
        <w:t>(</w:t>
      </w:r>
      <w:r w:rsidR="00700BC5">
        <w:rPr>
          <w:i/>
          <w:iCs/>
        </w:rPr>
        <w:t>1</w:t>
      </w:r>
      <w:r w:rsidR="00481C8F" w:rsidRPr="00481C8F">
        <w:rPr>
          <w:i/>
          <w:iCs/>
        </w:rPr>
        <w:t>5) years spend as a South African</w:t>
      </w:r>
    </w:p>
    <w:p w14:paraId="7F03F3CC" w14:textId="24A52362" w:rsidR="005F12F6" w:rsidRPr="00481C8F" w:rsidRDefault="005F12F6" w:rsidP="00474028">
      <w:pPr>
        <w:pStyle w:val="ListParagraph"/>
        <w:spacing w:line="244" w:lineRule="auto"/>
        <w:ind w:left="960" w:firstLine="0"/>
        <w:jc w:val="both"/>
        <w:rPr>
          <w:i/>
          <w:iCs/>
        </w:rPr>
      </w:pPr>
    </w:p>
    <w:p w14:paraId="39CF74CF" w14:textId="77777777" w:rsidR="00415B4D" w:rsidRPr="00481C8F" w:rsidRDefault="00415B4D" w:rsidP="00415B4D">
      <w:pPr>
        <w:pStyle w:val="ListParagraph"/>
        <w:spacing w:line="244" w:lineRule="auto"/>
        <w:ind w:left="600" w:firstLine="0"/>
        <w:jc w:val="both"/>
        <w:rPr>
          <w:i/>
          <w:iCs/>
        </w:rPr>
      </w:pPr>
    </w:p>
    <w:p w14:paraId="0F83959F" w14:textId="72DAE97E" w:rsidR="00816408" w:rsidRPr="00241D4E" w:rsidDel="00DB7454" w:rsidRDefault="00816408" w:rsidP="00241D4E">
      <w:pPr>
        <w:pStyle w:val="ListParagraph"/>
        <w:numPr>
          <w:ilvl w:val="1"/>
          <w:numId w:val="41"/>
        </w:numPr>
        <w:tabs>
          <w:tab w:val="left" w:pos="1030"/>
        </w:tabs>
        <w:spacing w:before="68"/>
        <w:rPr>
          <w:b/>
          <w:i/>
        </w:rPr>
      </w:pPr>
      <w:r w:rsidRPr="00241D4E" w:rsidDel="00DB7454">
        <w:rPr>
          <w:b/>
          <w:i/>
        </w:rPr>
        <w:t>Security awareness and</w:t>
      </w:r>
      <w:r w:rsidRPr="00241D4E" w:rsidDel="00DB7454">
        <w:rPr>
          <w:b/>
          <w:i/>
          <w:spacing w:val="4"/>
        </w:rPr>
        <w:t xml:space="preserve"> </w:t>
      </w:r>
      <w:r w:rsidRPr="00241D4E" w:rsidDel="00DB7454">
        <w:rPr>
          <w:b/>
          <w:i/>
        </w:rPr>
        <w:t>training</w:t>
      </w:r>
    </w:p>
    <w:p w14:paraId="460FB9FF" w14:textId="77777777" w:rsidR="00816408" w:rsidDel="00DB7454" w:rsidRDefault="00816408" w:rsidP="00816408">
      <w:pPr>
        <w:pStyle w:val="BodyText"/>
        <w:spacing w:before="3"/>
        <w:rPr>
          <w:b/>
          <w:i/>
          <w:sz w:val="23"/>
        </w:rPr>
      </w:pPr>
    </w:p>
    <w:p w14:paraId="645F3F2E" w14:textId="58B6966D" w:rsidR="00816408" w:rsidDel="00DB7454" w:rsidRDefault="00816408" w:rsidP="00241D4E">
      <w:pPr>
        <w:pStyle w:val="ListParagraph"/>
        <w:numPr>
          <w:ilvl w:val="2"/>
          <w:numId w:val="41"/>
        </w:numPr>
        <w:tabs>
          <w:tab w:val="left" w:pos="1368"/>
        </w:tabs>
        <w:spacing w:line="247" w:lineRule="auto"/>
        <w:ind w:right="560"/>
        <w:jc w:val="both"/>
      </w:pPr>
      <w:r w:rsidDel="00DB7454">
        <w:t xml:space="preserve">The CD: SFMS shall develop a security training and awareness </w:t>
      </w:r>
      <w:proofErr w:type="spellStart"/>
      <w:r w:rsidDel="00DB7454">
        <w:t>programme</w:t>
      </w:r>
      <w:proofErr w:type="spellEnd"/>
      <w:r w:rsidDel="00DB7454">
        <w:t xml:space="preserve"> that shall be implemented to effectively ensure that all</w:t>
      </w:r>
      <w:r w:rsidRPr="00241D4E" w:rsidDel="00DB7454">
        <w:rPr>
          <w:spacing w:val="10"/>
        </w:rPr>
        <w:t xml:space="preserve"> </w:t>
      </w:r>
      <w:r w:rsidDel="00DB7454">
        <w:t>persons</w:t>
      </w:r>
      <w:r w:rsidRPr="00241D4E" w:rsidDel="00DB7454">
        <w:rPr>
          <w:spacing w:val="11"/>
        </w:rPr>
        <w:t xml:space="preserve"> </w:t>
      </w:r>
      <w:r w:rsidDel="00DB7454">
        <w:t>and</w:t>
      </w:r>
      <w:r w:rsidRPr="00241D4E" w:rsidDel="00DB7454">
        <w:rPr>
          <w:spacing w:val="10"/>
        </w:rPr>
        <w:t xml:space="preserve"> </w:t>
      </w:r>
      <w:r w:rsidDel="00DB7454">
        <w:t>service</w:t>
      </w:r>
      <w:r w:rsidRPr="00241D4E" w:rsidDel="00DB7454">
        <w:rPr>
          <w:spacing w:val="13"/>
        </w:rPr>
        <w:t xml:space="preserve"> </w:t>
      </w:r>
      <w:r w:rsidDel="00DB7454">
        <w:t>providers</w:t>
      </w:r>
      <w:r w:rsidRPr="00241D4E" w:rsidDel="00DB7454">
        <w:rPr>
          <w:spacing w:val="13"/>
        </w:rPr>
        <w:t xml:space="preserve"> </w:t>
      </w:r>
      <w:r w:rsidDel="00DB7454">
        <w:t>of</w:t>
      </w:r>
      <w:r w:rsidRPr="00241D4E" w:rsidDel="00DB7454">
        <w:rPr>
          <w:spacing w:val="13"/>
        </w:rPr>
        <w:t xml:space="preserve"> </w:t>
      </w:r>
      <w:r w:rsidDel="00DB7454">
        <w:t>the</w:t>
      </w:r>
      <w:r w:rsidRPr="00241D4E" w:rsidDel="00DB7454">
        <w:rPr>
          <w:spacing w:val="14"/>
        </w:rPr>
        <w:t xml:space="preserve"> </w:t>
      </w:r>
      <w:r w:rsidDel="00DB7454">
        <w:t>DLRRD</w:t>
      </w:r>
      <w:r w:rsidRPr="00241D4E" w:rsidDel="00DB7454">
        <w:rPr>
          <w:spacing w:val="9"/>
        </w:rPr>
        <w:t xml:space="preserve"> </w:t>
      </w:r>
      <w:r w:rsidDel="00DB7454">
        <w:t>remain</w:t>
      </w:r>
      <w:r w:rsidRPr="00241D4E" w:rsidDel="00DB7454">
        <w:rPr>
          <w:spacing w:val="10"/>
        </w:rPr>
        <w:t xml:space="preserve"> </w:t>
      </w:r>
      <w:r w:rsidDel="00DB7454">
        <w:t>security</w:t>
      </w:r>
      <w:r w:rsidRPr="00241D4E" w:rsidDel="00DB7454">
        <w:rPr>
          <w:spacing w:val="11"/>
        </w:rPr>
        <w:t xml:space="preserve"> </w:t>
      </w:r>
      <w:r w:rsidDel="00DB7454">
        <w:t>conscious.</w:t>
      </w:r>
    </w:p>
    <w:p w14:paraId="3507B5DB" w14:textId="77777777" w:rsidR="00816408" w:rsidDel="00DB7454" w:rsidRDefault="00816408" w:rsidP="00816408">
      <w:pPr>
        <w:pStyle w:val="BodyText"/>
        <w:spacing w:before="5"/>
        <w:rPr>
          <w:sz w:val="22"/>
        </w:rPr>
      </w:pPr>
    </w:p>
    <w:p w14:paraId="03D86CDA" w14:textId="3AE18EDE" w:rsidR="00816408" w:rsidDel="00DB7454" w:rsidRDefault="00816408" w:rsidP="00943268">
      <w:pPr>
        <w:pStyle w:val="ListParagraph"/>
        <w:numPr>
          <w:ilvl w:val="2"/>
          <w:numId w:val="41"/>
        </w:numPr>
        <w:tabs>
          <w:tab w:val="left" w:pos="1368"/>
        </w:tabs>
        <w:spacing w:line="244" w:lineRule="auto"/>
        <w:ind w:right="555"/>
        <w:jc w:val="both"/>
      </w:pPr>
      <w:r w:rsidDel="00DB7454">
        <w:t xml:space="preserve">All persons shall be subjected to the security awareness and training </w:t>
      </w:r>
      <w:proofErr w:type="spellStart"/>
      <w:r w:rsidDel="00DB7454">
        <w:t>programmes</w:t>
      </w:r>
      <w:proofErr w:type="spellEnd"/>
      <w:r w:rsidDel="00DB7454">
        <w:t xml:space="preserve"> and must certify that the content of the </w:t>
      </w:r>
      <w:proofErr w:type="spellStart"/>
      <w:r w:rsidDel="00DB7454">
        <w:t>programme</w:t>
      </w:r>
      <w:proofErr w:type="spellEnd"/>
      <w:r w:rsidDel="00DB7454">
        <w:t xml:space="preserve">(s) has been understood and shall be complied with. The </w:t>
      </w:r>
      <w:proofErr w:type="spellStart"/>
      <w:r w:rsidDel="00DB7454">
        <w:t>programme</w:t>
      </w:r>
      <w:proofErr w:type="spellEnd"/>
      <w:r w:rsidDel="00DB7454">
        <w:t xml:space="preserve"> must cover training with regard to specific security responsibilities and sensitize persons and relevant service providers and consultants about the security policy and security measures of the DLRRD and the need to protect sensitive information against disclosure, loss or</w:t>
      </w:r>
      <w:r w:rsidRPr="00943268" w:rsidDel="00DB7454">
        <w:rPr>
          <w:spacing w:val="20"/>
        </w:rPr>
        <w:t xml:space="preserve"> </w:t>
      </w:r>
      <w:r w:rsidDel="00DB7454">
        <w:t>destruction.</w:t>
      </w:r>
    </w:p>
    <w:p w14:paraId="20D495F4" w14:textId="77777777" w:rsidR="00816408" w:rsidDel="00DB7454" w:rsidRDefault="00816408" w:rsidP="00816408">
      <w:pPr>
        <w:pStyle w:val="BodyText"/>
        <w:spacing w:before="5"/>
        <w:rPr>
          <w:sz w:val="23"/>
        </w:rPr>
      </w:pPr>
    </w:p>
    <w:p w14:paraId="1689724E" w14:textId="77777777" w:rsidR="00816408" w:rsidDel="00DB7454" w:rsidRDefault="00816408" w:rsidP="00816408">
      <w:pPr>
        <w:pStyle w:val="BodyText"/>
        <w:spacing w:before="5"/>
        <w:rPr>
          <w:sz w:val="23"/>
        </w:rPr>
      </w:pPr>
    </w:p>
    <w:p w14:paraId="31F2EACF" w14:textId="2D6AABE5" w:rsidR="00816408" w:rsidDel="00DB7454" w:rsidRDefault="00816408" w:rsidP="00943268">
      <w:pPr>
        <w:pStyle w:val="ListParagraph"/>
        <w:numPr>
          <w:ilvl w:val="2"/>
          <w:numId w:val="41"/>
        </w:numPr>
        <w:tabs>
          <w:tab w:val="left" w:pos="1368"/>
        </w:tabs>
        <w:spacing w:line="244" w:lineRule="auto"/>
        <w:ind w:right="558"/>
        <w:jc w:val="both"/>
      </w:pPr>
      <w:r w:rsidDel="00DB7454">
        <w:t xml:space="preserve">Periodic security awareness presentations, briefings and workshops shall be conducted in order to enhance the training and awareness </w:t>
      </w:r>
      <w:proofErr w:type="spellStart"/>
      <w:r w:rsidDel="00DB7454">
        <w:t>programme</w:t>
      </w:r>
      <w:proofErr w:type="spellEnd"/>
      <w:r w:rsidDel="00DB7454">
        <w:t xml:space="preserve">. Attendance of the above </w:t>
      </w:r>
      <w:proofErr w:type="spellStart"/>
      <w:r w:rsidDel="00DB7454">
        <w:t>programmes</w:t>
      </w:r>
      <w:proofErr w:type="spellEnd"/>
      <w:r w:rsidDel="00DB7454">
        <w:t xml:space="preserve"> </w:t>
      </w:r>
      <w:r w:rsidR="00FC25EA" w:rsidDel="00DB7454">
        <w:t>should</w:t>
      </w:r>
      <w:r w:rsidDel="00DB7454">
        <w:t xml:space="preserve"> be compulsory for all employees identified and </w:t>
      </w:r>
      <w:r w:rsidDel="00DB7454">
        <w:lastRenderedPageBreak/>
        <w:t>informed to attend the</w:t>
      </w:r>
      <w:r w:rsidRPr="00943268" w:rsidDel="00DB7454">
        <w:rPr>
          <w:spacing w:val="23"/>
        </w:rPr>
        <w:t xml:space="preserve"> </w:t>
      </w:r>
      <w:r w:rsidDel="00DB7454">
        <w:t>events.</w:t>
      </w:r>
    </w:p>
    <w:p w14:paraId="4F26E42F" w14:textId="77777777" w:rsidR="00816408" w:rsidDel="00DB7454" w:rsidRDefault="00816408" w:rsidP="00816408">
      <w:pPr>
        <w:pStyle w:val="BodyText"/>
        <w:rPr>
          <w:sz w:val="23"/>
        </w:rPr>
      </w:pPr>
    </w:p>
    <w:p w14:paraId="220CC8E0" w14:textId="6A03F687" w:rsidR="00816408" w:rsidDel="00DB7454" w:rsidRDefault="00816408" w:rsidP="00943268">
      <w:pPr>
        <w:pStyle w:val="ListParagraph"/>
        <w:numPr>
          <w:ilvl w:val="2"/>
          <w:numId w:val="41"/>
        </w:numPr>
        <w:tabs>
          <w:tab w:val="left" w:pos="1369"/>
        </w:tabs>
        <w:spacing w:before="1" w:line="244" w:lineRule="auto"/>
        <w:ind w:right="559"/>
        <w:jc w:val="both"/>
      </w:pPr>
      <w:r w:rsidDel="00DB7454">
        <w:t xml:space="preserve">Regular surveys and unannounced walkthrough inspections shall be conducted by CD: SFMS and members of the security component to monitor the effectiveness of the security training and awareness </w:t>
      </w:r>
      <w:proofErr w:type="spellStart"/>
      <w:r w:rsidDel="00DB7454">
        <w:t>programme</w:t>
      </w:r>
      <w:proofErr w:type="spellEnd"/>
      <w:r w:rsidDel="00DB7454">
        <w:t>.</w:t>
      </w:r>
    </w:p>
    <w:p w14:paraId="5F82FF22" w14:textId="77777777" w:rsidR="00816408" w:rsidDel="00DB7454" w:rsidRDefault="00816408" w:rsidP="00816408"/>
    <w:p w14:paraId="3F829950" w14:textId="0BEA720D" w:rsidR="00816408" w:rsidRPr="000A19E3" w:rsidDel="00DB7454" w:rsidRDefault="00241D4E" w:rsidP="00ED5AB4">
      <w:pPr>
        <w:tabs>
          <w:tab w:val="left" w:pos="1369"/>
        </w:tabs>
        <w:spacing w:before="1" w:line="244" w:lineRule="auto"/>
        <w:ind w:right="559"/>
        <w:jc w:val="both"/>
        <w:rPr>
          <w:b/>
          <w:bCs/>
        </w:rPr>
      </w:pPr>
      <w:r>
        <w:rPr>
          <w:b/>
          <w:bCs/>
        </w:rPr>
        <w:t>11.</w:t>
      </w:r>
      <w:r>
        <w:rPr>
          <w:b/>
          <w:bCs/>
        </w:rPr>
        <w:tab/>
      </w:r>
      <w:r w:rsidR="00ED5AB4" w:rsidRPr="000A19E3">
        <w:rPr>
          <w:b/>
          <w:bCs/>
        </w:rPr>
        <w:t xml:space="preserve">SECURITY SPECIAL INVESTIGATIONS </w:t>
      </w:r>
    </w:p>
    <w:p w14:paraId="1040635D" w14:textId="77777777" w:rsidR="00816408" w:rsidRPr="000A19E3" w:rsidDel="00DB7454" w:rsidRDefault="00816408" w:rsidP="00816408">
      <w:pPr>
        <w:pStyle w:val="ListParagraph"/>
        <w:tabs>
          <w:tab w:val="left" w:pos="1369"/>
        </w:tabs>
        <w:spacing w:before="1" w:line="244" w:lineRule="auto"/>
        <w:ind w:left="993" w:right="559" w:hanging="993"/>
        <w:jc w:val="both"/>
        <w:rPr>
          <w:b/>
          <w:bCs/>
        </w:rPr>
      </w:pPr>
    </w:p>
    <w:p w14:paraId="11309D56" w14:textId="751EA64A" w:rsidR="00816408" w:rsidRPr="00241D4E" w:rsidDel="00DB7454" w:rsidRDefault="00816408" w:rsidP="00241D4E">
      <w:pPr>
        <w:pStyle w:val="ListParagraph"/>
        <w:numPr>
          <w:ilvl w:val="1"/>
          <w:numId w:val="42"/>
        </w:numPr>
        <w:tabs>
          <w:tab w:val="left" w:pos="1369"/>
        </w:tabs>
        <w:spacing w:before="1" w:line="244" w:lineRule="auto"/>
        <w:ind w:right="559"/>
        <w:jc w:val="both"/>
        <w:rPr>
          <w:b/>
          <w:bCs/>
        </w:rPr>
      </w:pPr>
      <w:r w:rsidRPr="00241D4E" w:rsidDel="00DB7454">
        <w:rPr>
          <w:b/>
          <w:bCs/>
        </w:rPr>
        <w:t>Security incidents/breaches</w:t>
      </w:r>
    </w:p>
    <w:p w14:paraId="1110A8B6" w14:textId="77777777" w:rsidR="00816408" w:rsidRPr="000A19E3" w:rsidDel="00DB7454" w:rsidRDefault="00816408" w:rsidP="00816408">
      <w:pPr>
        <w:pStyle w:val="ListParagraph"/>
        <w:tabs>
          <w:tab w:val="left" w:pos="1369"/>
        </w:tabs>
        <w:spacing w:before="1" w:line="244" w:lineRule="auto"/>
        <w:ind w:left="993" w:right="559" w:hanging="993"/>
        <w:jc w:val="both"/>
        <w:rPr>
          <w:b/>
          <w:bCs/>
        </w:rPr>
      </w:pPr>
    </w:p>
    <w:p w14:paraId="472517FF" w14:textId="58304385" w:rsidR="00816408" w:rsidRDefault="00241D4E" w:rsidP="00241D4E">
      <w:pPr>
        <w:jc w:val="both"/>
      </w:pPr>
      <w:r>
        <w:t>11.1</w:t>
      </w:r>
      <w:r>
        <w:tab/>
      </w:r>
      <w:r w:rsidR="00816408" w:rsidRPr="000A19E3" w:rsidDel="00DB7454">
        <w:t xml:space="preserve">The MISS Chapter 9 requires that “when a breach of security occurs, the existing channels </w:t>
      </w:r>
      <w:r w:rsidR="00943268">
        <w:tab/>
      </w:r>
      <w:r w:rsidR="00816408" w:rsidRPr="000A19E3" w:rsidDel="00DB7454">
        <w:t xml:space="preserve">must be used to report it. It is the responsibility of the Head of the Institution to ensure that </w:t>
      </w:r>
      <w:r w:rsidR="00943268">
        <w:tab/>
      </w:r>
      <w:r w:rsidR="00816408" w:rsidRPr="000A19E3" w:rsidDel="00DB7454">
        <w:t>all security breaches of security are reported”</w:t>
      </w:r>
      <w:r w:rsidR="000A19E3">
        <w:t xml:space="preserve"> to CD: SFMS</w:t>
      </w:r>
      <w:r w:rsidR="00816408" w:rsidRPr="000A19E3" w:rsidDel="00DB7454">
        <w:t>.</w:t>
      </w:r>
    </w:p>
    <w:p w14:paraId="75166F38" w14:textId="77777777" w:rsidR="000A19E3" w:rsidRPr="000A19E3" w:rsidDel="00DB7454" w:rsidRDefault="000A19E3" w:rsidP="000A19E3">
      <w:pPr>
        <w:jc w:val="both"/>
      </w:pPr>
    </w:p>
    <w:p w14:paraId="78B5B286" w14:textId="501F60FB" w:rsidR="00816408" w:rsidRPr="000A19E3" w:rsidRDefault="00816408" w:rsidP="00943268">
      <w:pPr>
        <w:pStyle w:val="ListParagraph"/>
        <w:numPr>
          <w:ilvl w:val="2"/>
          <w:numId w:val="47"/>
        </w:numPr>
        <w:tabs>
          <w:tab w:val="left" w:pos="709"/>
        </w:tabs>
        <w:spacing w:before="1" w:line="244" w:lineRule="auto"/>
        <w:ind w:right="-58"/>
        <w:jc w:val="both"/>
      </w:pPr>
      <w:r w:rsidRPr="00943268" w:rsidDel="00DB7454">
        <w:rPr>
          <w:lang w:val="en-ZA"/>
        </w:rPr>
        <w:t xml:space="preserve">The </w:t>
      </w:r>
      <w:r w:rsidRPr="000A19E3" w:rsidDel="00DB7454">
        <w:t xml:space="preserve">CD: SFMS </w:t>
      </w:r>
      <w:r w:rsidR="00FC25EA">
        <w:t xml:space="preserve">has </w:t>
      </w:r>
      <w:r w:rsidR="00FC25EA" w:rsidRPr="00943268" w:rsidDel="00DB7454">
        <w:rPr>
          <w:lang w:val="en-ZA"/>
        </w:rPr>
        <w:t>developed</w:t>
      </w:r>
      <w:r w:rsidR="00FC25EA" w:rsidRPr="00943268">
        <w:rPr>
          <w:lang w:val="en-ZA"/>
        </w:rPr>
        <w:t xml:space="preserve"> </w:t>
      </w:r>
      <w:r w:rsidRPr="00943268" w:rsidDel="00DB7454">
        <w:rPr>
          <w:lang w:val="en-ZA"/>
        </w:rPr>
        <w:t>and implement security breach response mechanisms for the institution in order to address all security breaches/alleged security breaches which are reported</w:t>
      </w:r>
      <w:r w:rsidRPr="00CA7BF3" w:rsidDel="00DB7454">
        <w:rPr>
          <w:color w:val="000000" w:themeColor="text1"/>
          <w:lang w:val="en-ZA"/>
        </w:rPr>
        <w:t>.</w:t>
      </w:r>
      <w:r w:rsidR="00FC25EA" w:rsidRPr="00CA7BF3">
        <w:rPr>
          <w:color w:val="000000" w:themeColor="text1"/>
          <w:lang w:val="en-ZA"/>
        </w:rPr>
        <w:t xml:space="preserve"> </w:t>
      </w:r>
      <w:r w:rsidR="00FC25EA" w:rsidRPr="00CA7BF3">
        <w:rPr>
          <w:b/>
          <w:bCs/>
          <w:color w:val="000000" w:themeColor="text1"/>
          <w:lang w:val="en-ZA"/>
        </w:rPr>
        <w:t xml:space="preserve">See Annexure  </w:t>
      </w:r>
      <w:r w:rsidR="001830FA" w:rsidRPr="00CA7BF3">
        <w:rPr>
          <w:b/>
          <w:bCs/>
          <w:color w:val="000000" w:themeColor="text1"/>
          <w:lang w:val="en-ZA"/>
        </w:rPr>
        <w:t>A</w:t>
      </w:r>
    </w:p>
    <w:p w14:paraId="6D8EB032" w14:textId="77777777" w:rsidR="000A19E3" w:rsidRDefault="000A19E3" w:rsidP="000A19E3">
      <w:pPr>
        <w:pStyle w:val="ListParagraph"/>
      </w:pPr>
    </w:p>
    <w:p w14:paraId="160A4F33" w14:textId="3B0D6168" w:rsidR="00816408" w:rsidRPr="000A19E3" w:rsidDel="00DB7454" w:rsidRDefault="00816408" w:rsidP="00943268">
      <w:pPr>
        <w:pStyle w:val="ListParagraph"/>
        <w:numPr>
          <w:ilvl w:val="2"/>
          <w:numId w:val="47"/>
        </w:numPr>
        <w:tabs>
          <w:tab w:val="left" w:pos="1369"/>
        </w:tabs>
        <w:spacing w:before="1" w:line="244" w:lineRule="auto"/>
        <w:ind w:right="-58"/>
        <w:jc w:val="both"/>
      </w:pPr>
      <w:r w:rsidRPr="000A19E3" w:rsidDel="00DB7454">
        <w:t xml:space="preserve"> Breaches of security must at all times be dealt with using the highest degree of confidentiality in order to protect the officer concerned and prevent him or her from being unnecessarily done an injustice to.</w:t>
      </w:r>
    </w:p>
    <w:p w14:paraId="248D13B2" w14:textId="77777777" w:rsidR="00816408" w:rsidRPr="000B5F30" w:rsidDel="00DB7454" w:rsidRDefault="00816408" w:rsidP="00816408">
      <w:pPr>
        <w:pStyle w:val="ListParagraph"/>
        <w:tabs>
          <w:tab w:val="left" w:pos="1369"/>
        </w:tabs>
        <w:spacing w:before="1" w:line="244" w:lineRule="auto"/>
        <w:ind w:left="993" w:right="-58" w:hanging="993"/>
        <w:jc w:val="both"/>
        <w:rPr>
          <w:color w:val="FF0000"/>
        </w:rPr>
      </w:pPr>
    </w:p>
    <w:p w14:paraId="53396808" w14:textId="77777777" w:rsidR="00816408" w:rsidRPr="000A19E3" w:rsidDel="00DB7454" w:rsidRDefault="00816408" w:rsidP="00816408">
      <w:pPr>
        <w:pStyle w:val="ListParagraph"/>
        <w:tabs>
          <w:tab w:val="left" w:pos="1369"/>
        </w:tabs>
        <w:spacing w:before="1" w:line="244" w:lineRule="auto"/>
        <w:ind w:left="993" w:right="-58" w:hanging="993"/>
        <w:jc w:val="both"/>
      </w:pPr>
    </w:p>
    <w:p w14:paraId="5C58E8F9" w14:textId="6A63A627" w:rsidR="00816408" w:rsidRPr="000A19E3" w:rsidDel="00DB7454" w:rsidRDefault="00943268" w:rsidP="00943268">
      <w:pPr>
        <w:tabs>
          <w:tab w:val="left" w:pos="1369"/>
        </w:tabs>
        <w:spacing w:before="1" w:line="244" w:lineRule="auto"/>
        <w:ind w:right="-58"/>
        <w:jc w:val="both"/>
      </w:pPr>
      <w:r>
        <w:t>11.1.4</w:t>
      </w:r>
      <w:r>
        <w:tab/>
      </w:r>
      <w:r w:rsidR="00816408" w:rsidRPr="000A19E3" w:rsidDel="00DB7454">
        <w:t xml:space="preserve">In order for the Department </w:t>
      </w:r>
      <w:r w:rsidR="003F1352">
        <w:t>to comply</w:t>
      </w:r>
      <w:r w:rsidR="00816408" w:rsidRPr="000A19E3" w:rsidDel="00DB7454">
        <w:t xml:space="preserve"> with the above directive. Each office manager </w:t>
      </w:r>
      <w:r>
        <w:tab/>
      </w:r>
      <w:r w:rsidR="00816408" w:rsidRPr="000A19E3" w:rsidDel="00DB7454">
        <w:t xml:space="preserve">must ensure that following reporting procedures are followed after any security </w:t>
      </w:r>
      <w:r>
        <w:tab/>
      </w:r>
      <w:r w:rsidR="00816408" w:rsidRPr="000A19E3" w:rsidDel="00DB7454">
        <w:t>breach:</w:t>
      </w:r>
    </w:p>
    <w:p w14:paraId="59EE9224" w14:textId="77777777" w:rsidR="00816408" w:rsidRPr="000A19E3" w:rsidDel="00DB7454" w:rsidRDefault="00816408" w:rsidP="00816408">
      <w:pPr>
        <w:pStyle w:val="ListParagraph"/>
        <w:tabs>
          <w:tab w:val="left" w:pos="1369"/>
        </w:tabs>
        <w:spacing w:before="1" w:line="244" w:lineRule="auto"/>
        <w:ind w:left="993" w:right="-58" w:firstLine="0"/>
        <w:jc w:val="both"/>
      </w:pPr>
    </w:p>
    <w:p w14:paraId="30694852" w14:textId="6487B2ED" w:rsidR="00816408" w:rsidRPr="000A19E3" w:rsidDel="00DB7454" w:rsidRDefault="00816408" w:rsidP="00816408">
      <w:pPr>
        <w:pStyle w:val="ListParagraph"/>
        <w:numPr>
          <w:ilvl w:val="0"/>
          <w:numId w:val="29"/>
        </w:numPr>
        <w:tabs>
          <w:tab w:val="left" w:pos="1369"/>
        </w:tabs>
        <w:spacing w:before="1" w:line="244" w:lineRule="auto"/>
        <w:ind w:left="1418" w:right="-58" w:hanging="425"/>
        <w:jc w:val="both"/>
      </w:pPr>
      <w:r w:rsidRPr="000A19E3" w:rsidDel="00DB7454">
        <w:t>Report (by telephone, email or SMS</w:t>
      </w:r>
      <w:r w:rsidR="001830FA">
        <w:t>/</w:t>
      </w:r>
      <w:proofErr w:type="spellStart"/>
      <w:r w:rsidR="001830FA">
        <w:t>Whatsup</w:t>
      </w:r>
      <w:proofErr w:type="spellEnd"/>
      <w:r w:rsidRPr="000A19E3" w:rsidDel="00DB7454">
        <w:t xml:space="preserve">) to the CD: SFMS </w:t>
      </w:r>
      <w:r w:rsidR="001830FA">
        <w:t xml:space="preserve">or delegated persons </w:t>
      </w:r>
      <w:r w:rsidRPr="000A19E3" w:rsidDel="00DB7454">
        <w:t>after becoming aware of the incident.</w:t>
      </w:r>
    </w:p>
    <w:p w14:paraId="52083214" w14:textId="77777777" w:rsidR="00816408" w:rsidRPr="000A19E3" w:rsidDel="00DB7454" w:rsidRDefault="00816408" w:rsidP="00816408">
      <w:pPr>
        <w:pStyle w:val="ListParagraph"/>
        <w:numPr>
          <w:ilvl w:val="0"/>
          <w:numId w:val="29"/>
        </w:numPr>
        <w:tabs>
          <w:tab w:val="left" w:pos="1369"/>
        </w:tabs>
        <w:ind w:left="1418" w:hanging="425"/>
      </w:pPr>
      <w:r w:rsidRPr="000A19E3" w:rsidDel="00DB7454">
        <w:t>Report the incident to the local police and obtain a case number within twenty-four (24) hours after becoming aware of the incident; and</w:t>
      </w:r>
    </w:p>
    <w:p w14:paraId="1F75FD43" w14:textId="77777777" w:rsidR="00816408" w:rsidRPr="000A19E3" w:rsidDel="00DB7454" w:rsidRDefault="00816408" w:rsidP="00816408">
      <w:pPr>
        <w:pStyle w:val="ListParagraph"/>
        <w:numPr>
          <w:ilvl w:val="0"/>
          <w:numId w:val="29"/>
        </w:numPr>
        <w:tabs>
          <w:tab w:val="left" w:pos="1369"/>
        </w:tabs>
        <w:spacing w:before="1" w:line="244" w:lineRule="auto"/>
        <w:ind w:left="1418" w:right="-58" w:hanging="425"/>
        <w:jc w:val="both"/>
      </w:pPr>
      <w:r w:rsidRPr="000A19E3" w:rsidDel="00DB7454">
        <w:rPr>
          <w:sz w:val="24"/>
          <w:szCs w:val="24"/>
          <w:lang w:val="en-GB"/>
        </w:rPr>
        <w:t>Submit a detailed report to the CD: SFMS within twelve (12) hours after becoming aware of the incident.</w:t>
      </w:r>
    </w:p>
    <w:p w14:paraId="0C81BE92" w14:textId="77777777" w:rsidR="00816408" w:rsidRPr="000A19E3" w:rsidDel="00DB7454" w:rsidRDefault="00816408" w:rsidP="00FC25EA">
      <w:pPr>
        <w:pStyle w:val="ListParagraph"/>
        <w:tabs>
          <w:tab w:val="left" w:pos="1369"/>
        </w:tabs>
        <w:spacing w:before="1" w:line="244" w:lineRule="auto"/>
        <w:ind w:left="1418" w:right="-58" w:firstLine="142"/>
        <w:jc w:val="both"/>
      </w:pPr>
    </w:p>
    <w:p w14:paraId="6878A899" w14:textId="2B612E85" w:rsidR="00816408" w:rsidRPr="00FC25EA" w:rsidRDefault="00816408" w:rsidP="00943268">
      <w:pPr>
        <w:pStyle w:val="ListParagraph"/>
        <w:numPr>
          <w:ilvl w:val="2"/>
          <w:numId w:val="48"/>
        </w:numPr>
        <w:spacing w:before="1" w:line="244" w:lineRule="auto"/>
        <w:ind w:right="84"/>
        <w:jc w:val="both"/>
      </w:pPr>
      <w:r w:rsidRPr="00943268" w:rsidDel="00DB7454">
        <w:rPr>
          <w:lang w:val="en-GB"/>
        </w:rPr>
        <w:t xml:space="preserve">After receiving the report, the CD: SFMS will determine whether the </w:t>
      </w:r>
      <w:bookmarkStart w:id="31" w:name="_Hlk137802897"/>
      <w:r w:rsidRPr="00943268" w:rsidDel="00DB7454">
        <w:rPr>
          <w:lang w:val="en-GB"/>
        </w:rPr>
        <w:t>incident/security breach warrant an investigation</w:t>
      </w:r>
      <w:bookmarkEnd w:id="31"/>
      <w:r w:rsidRPr="00943268" w:rsidDel="00DB7454">
        <w:rPr>
          <w:lang w:val="en-GB"/>
        </w:rPr>
        <w:t>. When the incident/security breach warrants an investigation the CD: SFMS will conduct an internal investigation.</w:t>
      </w:r>
    </w:p>
    <w:p w14:paraId="77E8F34F" w14:textId="77777777" w:rsidR="00FC25EA" w:rsidRPr="000A19E3" w:rsidDel="00DB7454" w:rsidRDefault="00FC25EA" w:rsidP="00FC25EA">
      <w:pPr>
        <w:spacing w:before="1" w:line="244" w:lineRule="auto"/>
        <w:ind w:right="84" w:firstLine="142"/>
        <w:jc w:val="both"/>
      </w:pPr>
    </w:p>
    <w:p w14:paraId="3ECB15F6" w14:textId="21B55AB6" w:rsidR="00816408" w:rsidRPr="00FC25EA" w:rsidRDefault="00816408" w:rsidP="00943268">
      <w:pPr>
        <w:pStyle w:val="ListParagraph"/>
        <w:numPr>
          <w:ilvl w:val="2"/>
          <w:numId w:val="48"/>
        </w:numPr>
        <w:spacing w:before="1" w:line="244" w:lineRule="auto"/>
        <w:ind w:right="84"/>
        <w:jc w:val="both"/>
      </w:pPr>
      <w:r w:rsidRPr="00943268" w:rsidDel="00DB7454">
        <w:rPr>
          <w:lang w:val="en-GB"/>
        </w:rPr>
        <w:t xml:space="preserve">When the incident/security breach does not warrant an investigation the CD: SFMS will provide the reason(s) to the complainant(s) why the incident does not warrant investigation.  </w:t>
      </w:r>
    </w:p>
    <w:p w14:paraId="10164660" w14:textId="77777777" w:rsidR="00FC25EA" w:rsidRDefault="00FC25EA" w:rsidP="00FC25EA">
      <w:pPr>
        <w:pStyle w:val="ListParagraph"/>
      </w:pPr>
    </w:p>
    <w:p w14:paraId="419699B5" w14:textId="7FDB9BD7" w:rsidR="00816408" w:rsidRPr="000A19E3" w:rsidDel="00DB7454" w:rsidRDefault="00816408" w:rsidP="00943268">
      <w:pPr>
        <w:pStyle w:val="ListParagraph"/>
        <w:numPr>
          <w:ilvl w:val="2"/>
          <w:numId w:val="48"/>
        </w:numPr>
        <w:spacing w:before="1" w:line="244" w:lineRule="auto"/>
        <w:ind w:right="84"/>
        <w:jc w:val="both"/>
      </w:pPr>
      <w:r w:rsidRPr="00943268" w:rsidDel="00DB7454">
        <w:rPr>
          <w:lang w:val="en-GB"/>
        </w:rPr>
        <w:t>In some instances, the complainant(s) may be required to submit a memorandum to the CD: SFMS requesting an internal investigation, and this does not exempt the CD: SFMS from conducting internal investigation when a security incident/breach occurs or detected</w:t>
      </w:r>
    </w:p>
    <w:p w14:paraId="49937D82" w14:textId="77777777" w:rsidR="00DB7454" w:rsidRDefault="00DB7454" w:rsidP="00DB7454">
      <w:pPr>
        <w:tabs>
          <w:tab w:val="left" w:pos="851"/>
        </w:tabs>
        <w:rPr>
          <w:b/>
        </w:rPr>
      </w:pPr>
    </w:p>
    <w:p w14:paraId="2FA76B26" w14:textId="77777777" w:rsidR="00DB7454" w:rsidRDefault="00DB7454" w:rsidP="00DB7454">
      <w:pPr>
        <w:tabs>
          <w:tab w:val="left" w:pos="851"/>
        </w:tabs>
        <w:rPr>
          <w:b/>
        </w:rPr>
      </w:pPr>
    </w:p>
    <w:p w14:paraId="79C38EC7" w14:textId="6272D7FA" w:rsidR="007777E8" w:rsidRPr="00943268" w:rsidRDefault="00241D4E" w:rsidP="007777E8">
      <w:pPr>
        <w:tabs>
          <w:tab w:val="left" w:pos="1030"/>
        </w:tabs>
        <w:spacing w:line="244" w:lineRule="auto"/>
        <w:ind w:right="558"/>
        <w:jc w:val="both"/>
        <w:rPr>
          <w:b/>
          <w:bCs/>
        </w:rPr>
      </w:pPr>
      <w:r w:rsidRPr="00943268">
        <w:rPr>
          <w:b/>
          <w:bCs/>
        </w:rPr>
        <w:t>11.2</w:t>
      </w:r>
      <w:r>
        <w:rPr>
          <w:b/>
          <w:bCs/>
          <w:color w:val="EE0000"/>
        </w:rPr>
        <w:tab/>
      </w:r>
      <w:r w:rsidR="007777E8" w:rsidRPr="00943268">
        <w:rPr>
          <w:b/>
          <w:bCs/>
        </w:rPr>
        <w:t xml:space="preserve">SECURITY </w:t>
      </w:r>
      <w:r w:rsidRPr="00943268">
        <w:rPr>
          <w:b/>
          <w:bCs/>
        </w:rPr>
        <w:t xml:space="preserve">INVESTIGATIONS AND </w:t>
      </w:r>
      <w:r w:rsidR="007777E8" w:rsidRPr="00943268">
        <w:rPr>
          <w:b/>
          <w:bCs/>
        </w:rPr>
        <w:t xml:space="preserve">INCIDENTS: STATE LAND AND </w:t>
      </w:r>
      <w:r w:rsidR="00943268" w:rsidRPr="00943268">
        <w:rPr>
          <w:b/>
          <w:bCs/>
        </w:rPr>
        <w:tab/>
      </w:r>
      <w:r w:rsidR="007777E8" w:rsidRPr="00943268">
        <w:rPr>
          <w:b/>
          <w:bCs/>
        </w:rPr>
        <w:t xml:space="preserve">PROJECTS </w:t>
      </w:r>
    </w:p>
    <w:p w14:paraId="5E495024" w14:textId="77777777" w:rsidR="007777E8" w:rsidRPr="00943268" w:rsidRDefault="007777E8" w:rsidP="007777E8">
      <w:pPr>
        <w:pStyle w:val="BodyText"/>
        <w:rPr>
          <w:sz w:val="22"/>
        </w:rPr>
      </w:pPr>
    </w:p>
    <w:p w14:paraId="3D946BFD" w14:textId="6D85637C" w:rsidR="007777E8" w:rsidRPr="00943268" w:rsidRDefault="00241D4E" w:rsidP="007777E8">
      <w:pPr>
        <w:pStyle w:val="BodyText"/>
        <w:rPr>
          <w:sz w:val="22"/>
        </w:rPr>
      </w:pPr>
      <w:r w:rsidRPr="00943268">
        <w:rPr>
          <w:sz w:val="22"/>
        </w:rPr>
        <w:t>11.2.1</w:t>
      </w:r>
      <w:r w:rsidRPr="00943268">
        <w:rPr>
          <w:sz w:val="22"/>
        </w:rPr>
        <w:tab/>
      </w:r>
      <w:r w:rsidR="007777E8" w:rsidRPr="00943268">
        <w:rPr>
          <w:sz w:val="22"/>
        </w:rPr>
        <w:t xml:space="preserve">CD: SFMS  needs to be informed to conduct a threat and risk assessment prior to land to </w:t>
      </w:r>
      <w:r w:rsidRPr="00943268">
        <w:rPr>
          <w:sz w:val="22"/>
        </w:rPr>
        <w:tab/>
      </w:r>
      <w:r w:rsidR="007777E8" w:rsidRPr="00943268">
        <w:rPr>
          <w:sz w:val="22"/>
        </w:rPr>
        <w:t xml:space="preserve">be acquired for land reform purposes or project sites are identified and the report must be </w:t>
      </w:r>
      <w:r w:rsidRPr="00943268">
        <w:rPr>
          <w:sz w:val="22"/>
        </w:rPr>
        <w:tab/>
      </w:r>
      <w:r w:rsidR="007777E8" w:rsidRPr="00943268">
        <w:rPr>
          <w:sz w:val="22"/>
        </w:rPr>
        <w:t xml:space="preserve">submitted with acquisition memorandums in order for NLAC to make an informed </w:t>
      </w:r>
      <w:r w:rsidRPr="00943268">
        <w:rPr>
          <w:sz w:val="22"/>
        </w:rPr>
        <w:lastRenderedPageBreak/>
        <w:tab/>
      </w:r>
      <w:r w:rsidR="007777E8" w:rsidRPr="00943268">
        <w:rPr>
          <w:sz w:val="22"/>
        </w:rPr>
        <w:t xml:space="preserve">decision regarding security concerns.  </w:t>
      </w:r>
    </w:p>
    <w:p w14:paraId="01FFACDE" w14:textId="77777777" w:rsidR="007777E8" w:rsidRPr="00943268" w:rsidRDefault="007777E8" w:rsidP="007777E8">
      <w:pPr>
        <w:pStyle w:val="BodyText"/>
        <w:rPr>
          <w:sz w:val="22"/>
        </w:rPr>
      </w:pPr>
    </w:p>
    <w:p w14:paraId="48977FF6" w14:textId="77777777" w:rsidR="007777E8" w:rsidRPr="00943268" w:rsidRDefault="007777E8" w:rsidP="007777E8">
      <w:pPr>
        <w:pStyle w:val="BodyText"/>
        <w:rPr>
          <w:sz w:val="22"/>
        </w:rPr>
      </w:pPr>
    </w:p>
    <w:p w14:paraId="7714ECDD" w14:textId="04261C78" w:rsidR="007777E8" w:rsidRPr="00943268" w:rsidRDefault="00241D4E" w:rsidP="007777E8">
      <w:pPr>
        <w:pStyle w:val="BodyText"/>
        <w:rPr>
          <w:sz w:val="22"/>
        </w:rPr>
      </w:pPr>
      <w:r w:rsidRPr="00943268">
        <w:rPr>
          <w:sz w:val="22"/>
        </w:rPr>
        <w:t>11.2.2</w:t>
      </w:r>
      <w:r w:rsidRPr="00943268">
        <w:rPr>
          <w:sz w:val="22"/>
        </w:rPr>
        <w:tab/>
      </w:r>
      <w:r w:rsidR="007777E8" w:rsidRPr="00943268">
        <w:rPr>
          <w:sz w:val="22"/>
        </w:rPr>
        <w:t xml:space="preserve">CD: SFMS must be informed regarding security incidents that occur on state land and </w:t>
      </w:r>
      <w:r w:rsidRPr="00943268">
        <w:rPr>
          <w:sz w:val="22"/>
        </w:rPr>
        <w:tab/>
      </w:r>
      <w:r w:rsidR="007777E8" w:rsidRPr="00943268">
        <w:rPr>
          <w:sz w:val="22"/>
        </w:rPr>
        <w:t xml:space="preserve">projects immediately and within 12 hours a written report must be provided by the </w:t>
      </w:r>
      <w:r w:rsidRPr="00943268">
        <w:rPr>
          <w:sz w:val="22"/>
        </w:rPr>
        <w:tab/>
      </w:r>
      <w:r w:rsidR="007777E8" w:rsidRPr="00943268">
        <w:rPr>
          <w:sz w:val="22"/>
        </w:rPr>
        <w:t>relevant Branch.</w:t>
      </w:r>
      <w:r w:rsidR="00CA7BF3">
        <w:rPr>
          <w:sz w:val="22"/>
        </w:rPr>
        <w:t xml:space="preserve"> </w:t>
      </w:r>
      <w:r w:rsidR="007777E8" w:rsidRPr="00943268">
        <w:rPr>
          <w:sz w:val="22"/>
        </w:rPr>
        <w:t xml:space="preserve">This is also required for reporting to SAPS Rural Safety Meetings  </w:t>
      </w:r>
    </w:p>
    <w:p w14:paraId="78CFCBB9" w14:textId="77777777" w:rsidR="007777E8" w:rsidRPr="00943268" w:rsidRDefault="007777E8" w:rsidP="007777E8">
      <w:pPr>
        <w:pStyle w:val="BodyText"/>
        <w:rPr>
          <w:sz w:val="22"/>
        </w:rPr>
      </w:pPr>
    </w:p>
    <w:p w14:paraId="56C778B5" w14:textId="0F53E2A9" w:rsidR="007777E8" w:rsidRPr="00943268" w:rsidRDefault="00241D4E" w:rsidP="007777E8">
      <w:pPr>
        <w:pStyle w:val="BodyText"/>
        <w:rPr>
          <w:sz w:val="22"/>
        </w:rPr>
      </w:pPr>
      <w:r w:rsidRPr="00943268">
        <w:rPr>
          <w:sz w:val="22"/>
        </w:rPr>
        <w:t>11.2.3</w:t>
      </w:r>
      <w:r w:rsidRPr="00943268">
        <w:rPr>
          <w:sz w:val="22"/>
        </w:rPr>
        <w:tab/>
      </w:r>
      <w:r w:rsidR="007777E8" w:rsidRPr="00943268">
        <w:rPr>
          <w:sz w:val="22"/>
        </w:rPr>
        <w:t xml:space="preserve"> If required, depending on the security incident reported a threat and risk assessment will </w:t>
      </w:r>
      <w:r w:rsidRPr="00943268">
        <w:rPr>
          <w:sz w:val="22"/>
        </w:rPr>
        <w:tab/>
      </w:r>
      <w:r w:rsidR="007777E8" w:rsidRPr="00943268">
        <w:rPr>
          <w:sz w:val="22"/>
        </w:rPr>
        <w:t xml:space="preserve">be conducted with findings and recommendations which will be  provided to the reporting </w:t>
      </w:r>
      <w:r w:rsidRPr="00943268">
        <w:rPr>
          <w:sz w:val="22"/>
        </w:rPr>
        <w:tab/>
      </w:r>
      <w:r w:rsidR="007777E8" w:rsidRPr="00943268">
        <w:rPr>
          <w:sz w:val="22"/>
        </w:rPr>
        <w:t>Branch.</w:t>
      </w:r>
    </w:p>
    <w:p w14:paraId="3D6EA560" w14:textId="77777777" w:rsidR="007777E8" w:rsidRPr="00943268" w:rsidRDefault="007777E8" w:rsidP="007777E8">
      <w:pPr>
        <w:pStyle w:val="BodyText"/>
        <w:rPr>
          <w:sz w:val="22"/>
        </w:rPr>
      </w:pPr>
    </w:p>
    <w:p w14:paraId="5FEB010E" w14:textId="77777777" w:rsidR="00DB7454" w:rsidRPr="00FC25EA" w:rsidRDefault="00DB7454" w:rsidP="00FC25EA">
      <w:pPr>
        <w:tabs>
          <w:tab w:val="left" w:pos="851"/>
        </w:tabs>
        <w:rPr>
          <w:b/>
        </w:rPr>
      </w:pPr>
      <w:r w:rsidRPr="00FC25EA">
        <w:rPr>
          <w:b/>
        </w:rPr>
        <w:t xml:space="preserve"> </w:t>
      </w:r>
    </w:p>
    <w:p w14:paraId="318D77E0" w14:textId="77777777" w:rsidR="00520279" w:rsidRDefault="008A710C" w:rsidP="00520279">
      <w:pPr>
        <w:pStyle w:val="ListParagraph"/>
        <w:numPr>
          <w:ilvl w:val="0"/>
          <w:numId w:val="48"/>
        </w:numPr>
        <w:tabs>
          <w:tab w:val="left" w:pos="851"/>
        </w:tabs>
        <w:ind w:hanging="720"/>
        <w:rPr>
          <w:b/>
        </w:rPr>
      </w:pPr>
      <w:r w:rsidRPr="00D95BBB">
        <w:rPr>
          <w:b/>
        </w:rPr>
        <w:t>EXCEPTIONS TO THIS</w:t>
      </w:r>
      <w:r w:rsidRPr="00D95BBB">
        <w:rPr>
          <w:b/>
          <w:spacing w:val="4"/>
        </w:rPr>
        <w:t xml:space="preserve"> </w:t>
      </w:r>
      <w:r w:rsidRPr="00D95BBB">
        <w:rPr>
          <w:b/>
        </w:rPr>
        <w:t>POLICY</w:t>
      </w:r>
    </w:p>
    <w:p w14:paraId="49331DFA" w14:textId="77777777" w:rsidR="00520279" w:rsidRDefault="00520279" w:rsidP="00520279">
      <w:pPr>
        <w:tabs>
          <w:tab w:val="left" w:pos="851"/>
        </w:tabs>
        <w:ind w:left="-120"/>
      </w:pPr>
    </w:p>
    <w:p w14:paraId="7C43081C" w14:textId="66F89112" w:rsidR="00A62740" w:rsidRPr="00520279" w:rsidRDefault="00520279" w:rsidP="00520279">
      <w:pPr>
        <w:tabs>
          <w:tab w:val="left" w:pos="851"/>
        </w:tabs>
        <w:ind w:left="-120"/>
        <w:rPr>
          <w:b/>
        </w:rPr>
      </w:pPr>
      <w:r>
        <w:t>12.1</w:t>
      </w:r>
      <w:r>
        <w:tab/>
      </w:r>
      <w:r w:rsidR="008A710C">
        <w:t xml:space="preserve">Deviations from this policy and its associated Security Directives shall only be permitted </w:t>
      </w:r>
      <w:r>
        <w:tab/>
      </w:r>
      <w:r w:rsidR="008A710C">
        <w:t>in the following</w:t>
      </w:r>
      <w:r w:rsidR="008A710C" w:rsidRPr="00520279">
        <w:rPr>
          <w:spacing w:val="4"/>
        </w:rPr>
        <w:t xml:space="preserve"> </w:t>
      </w:r>
      <w:r w:rsidR="008A710C">
        <w:t>circumstances:</w:t>
      </w:r>
    </w:p>
    <w:p w14:paraId="329B1881" w14:textId="77777777" w:rsidR="00A62740" w:rsidRDefault="008A710C" w:rsidP="001A60D4">
      <w:pPr>
        <w:pStyle w:val="ListParagraph"/>
        <w:numPr>
          <w:ilvl w:val="0"/>
          <w:numId w:val="3"/>
        </w:numPr>
        <w:tabs>
          <w:tab w:val="left" w:pos="1952"/>
        </w:tabs>
        <w:spacing w:before="5" w:line="244" w:lineRule="auto"/>
        <w:ind w:right="558" w:hanging="1100"/>
        <w:jc w:val="both"/>
      </w:pPr>
      <w:r>
        <w:t>when security must be breached in order to save or protect the lives   of</w:t>
      </w:r>
      <w:r>
        <w:rPr>
          <w:spacing w:val="3"/>
        </w:rPr>
        <w:t xml:space="preserve"> </w:t>
      </w:r>
      <w:r>
        <w:t>people,</w:t>
      </w:r>
    </w:p>
    <w:p w14:paraId="0307C9EF" w14:textId="77777777" w:rsidR="00A62740" w:rsidRDefault="008A710C" w:rsidP="001A60D4">
      <w:pPr>
        <w:pStyle w:val="ListParagraph"/>
        <w:numPr>
          <w:ilvl w:val="0"/>
          <w:numId w:val="3"/>
        </w:numPr>
        <w:tabs>
          <w:tab w:val="left" w:pos="1952"/>
        </w:tabs>
        <w:spacing w:line="242" w:lineRule="auto"/>
        <w:ind w:right="560" w:hanging="1100"/>
        <w:jc w:val="both"/>
      </w:pPr>
      <w:r>
        <w:t>during unavoidable emergency circumstances such as natural disasters,</w:t>
      </w:r>
    </w:p>
    <w:p w14:paraId="5CDA8AB9" w14:textId="44E829A8" w:rsidR="00A62740" w:rsidRDefault="008A710C" w:rsidP="001A60D4">
      <w:pPr>
        <w:pStyle w:val="ListParagraph"/>
        <w:numPr>
          <w:ilvl w:val="0"/>
          <w:numId w:val="3"/>
        </w:numPr>
        <w:tabs>
          <w:tab w:val="left" w:pos="1952"/>
        </w:tabs>
        <w:spacing w:before="5" w:line="244" w:lineRule="auto"/>
        <w:ind w:right="557" w:hanging="1100"/>
        <w:jc w:val="both"/>
      </w:pPr>
      <w:r>
        <w:t xml:space="preserve">on written permission of the Director-General </w:t>
      </w:r>
      <w:r w:rsidR="0020186C">
        <w:t>of the</w:t>
      </w:r>
      <w:r>
        <w:t xml:space="preserve"> D</w:t>
      </w:r>
      <w:r w:rsidR="002D15F6">
        <w:t>LRRD</w:t>
      </w:r>
      <w:r>
        <w:t xml:space="preserve"> (</w:t>
      </w:r>
      <w:r w:rsidR="0020186C">
        <w:t>reasons for</w:t>
      </w:r>
      <w:r>
        <w:t xml:space="preserve"> allowing non-compliance to one or more aspects of the policy and directives shall be clearly stated in such permission; no blanket non- compliance shall be allowed under any</w:t>
      </w:r>
      <w:r>
        <w:rPr>
          <w:spacing w:val="28"/>
        </w:rPr>
        <w:t xml:space="preserve"> </w:t>
      </w:r>
      <w:r>
        <w:t>circumstances).</w:t>
      </w:r>
    </w:p>
    <w:p w14:paraId="4708BE31" w14:textId="77777777" w:rsidR="00A040E6" w:rsidRDefault="00A040E6" w:rsidP="00A040E6">
      <w:pPr>
        <w:pStyle w:val="ListParagraph"/>
        <w:tabs>
          <w:tab w:val="left" w:pos="1952"/>
        </w:tabs>
        <w:spacing w:before="5" w:line="244" w:lineRule="auto"/>
        <w:ind w:left="1951" w:right="557" w:firstLine="0"/>
        <w:jc w:val="both"/>
      </w:pPr>
    </w:p>
    <w:p w14:paraId="35752642" w14:textId="77777777" w:rsidR="00A62740" w:rsidRDefault="00A62740">
      <w:pPr>
        <w:pStyle w:val="BodyText"/>
        <w:spacing w:before="11"/>
        <w:rPr>
          <w:sz w:val="22"/>
        </w:rPr>
      </w:pPr>
    </w:p>
    <w:p w14:paraId="6A497E40" w14:textId="339F703F" w:rsidR="00A62740" w:rsidRPr="00241D4E" w:rsidRDefault="00241D4E" w:rsidP="00241D4E">
      <w:pPr>
        <w:tabs>
          <w:tab w:val="left" w:pos="851"/>
        </w:tabs>
        <w:rPr>
          <w:b/>
        </w:rPr>
      </w:pPr>
      <w:r>
        <w:rPr>
          <w:b/>
        </w:rPr>
        <w:t>13.</w:t>
      </w:r>
      <w:r>
        <w:rPr>
          <w:b/>
        </w:rPr>
        <w:tab/>
      </w:r>
      <w:r w:rsidR="008A710C" w:rsidRPr="00241D4E">
        <w:rPr>
          <w:b/>
        </w:rPr>
        <w:t>OTHER</w:t>
      </w:r>
      <w:r w:rsidR="008A710C" w:rsidRPr="00241D4E">
        <w:rPr>
          <w:b/>
          <w:spacing w:val="1"/>
        </w:rPr>
        <w:t xml:space="preserve"> </w:t>
      </w:r>
      <w:r w:rsidR="008A710C" w:rsidRPr="00241D4E">
        <w:rPr>
          <w:b/>
        </w:rPr>
        <w:t>CONSIDERATIONS</w:t>
      </w:r>
    </w:p>
    <w:p w14:paraId="207D5A02" w14:textId="77777777" w:rsidR="00A62740" w:rsidRDefault="00A62740">
      <w:pPr>
        <w:pStyle w:val="BodyText"/>
        <w:spacing w:before="1"/>
        <w:rPr>
          <w:b/>
          <w:sz w:val="23"/>
        </w:rPr>
      </w:pPr>
    </w:p>
    <w:p w14:paraId="03F2C2C4" w14:textId="3C6CB84F" w:rsidR="00A62740" w:rsidRDefault="008A710C" w:rsidP="00520279">
      <w:pPr>
        <w:pStyle w:val="ListParagraph"/>
        <w:numPr>
          <w:ilvl w:val="1"/>
          <w:numId w:val="49"/>
        </w:numPr>
        <w:tabs>
          <w:tab w:val="left" w:pos="851"/>
        </w:tabs>
      </w:pPr>
      <w:r>
        <w:t>The following shall be taken into consideration</w:t>
      </w:r>
      <w:r w:rsidRPr="00520279">
        <w:rPr>
          <w:spacing w:val="17"/>
        </w:rPr>
        <w:t xml:space="preserve"> </w:t>
      </w:r>
      <w:r>
        <w:t>when implementing this policy:</w:t>
      </w:r>
    </w:p>
    <w:p w14:paraId="132689FC" w14:textId="77777777" w:rsidR="00A62740" w:rsidRDefault="00A62740">
      <w:pPr>
        <w:pStyle w:val="BodyText"/>
        <w:spacing w:before="1"/>
        <w:rPr>
          <w:sz w:val="23"/>
        </w:rPr>
      </w:pPr>
    </w:p>
    <w:p w14:paraId="4888458A" w14:textId="77777777" w:rsidR="00A62740" w:rsidRDefault="008A710C" w:rsidP="00520279">
      <w:pPr>
        <w:pStyle w:val="ListParagraph"/>
        <w:numPr>
          <w:ilvl w:val="2"/>
          <w:numId w:val="49"/>
        </w:numPr>
        <w:tabs>
          <w:tab w:val="left" w:pos="1030"/>
        </w:tabs>
        <w:ind w:left="851" w:hanging="809"/>
      </w:pPr>
      <w:r>
        <w:t>Occupational health and safety issues in the</w:t>
      </w:r>
      <w:r>
        <w:rPr>
          <w:spacing w:val="13"/>
        </w:rPr>
        <w:t xml:space="preserve"> </w:t>
      </w:r>
      <w:r>
        <w:t>D</w:t>
      </w:r>
      <w:r w:rsidR="002D15F6">
        <w:t>LRRD</w:t>
      </w:r>
      <w:r>
        <w:t>.</w:t>
      </w:r>
    </w:p>
    <w:p w14:paraId="2EE0936E" w14:textId="77777777" w:rsidR="00A62740" w:rsidRDefault="00A62740">
      <w:pPr>
        <w:pStyle w:val="BodyText"/>
        <w:rPr>
          <w:sz w:val="23"/>
        </w:rPr>
      </w:pPr>
    </w:p>
    <w:p w14:paraId="7884A3B2" w14:textId="77777777" w:rsidR="00A62740" w:rsidRDefault="008A710C" w:rsidP="00520279">
      <w:pPr>
        <w:pStyle w:val="ListParagraph"/>
        <w:numPr>
          <w:ilvl w:val="2"/>
          <w:numId w:val="49"/>
        </w:numPr>
        <w:tabs>
          <w:tab w:val="left" w:pos="1030"/>
        </w:tabs>
        <w:spacing w:before="1"/>
        <w:ind w:left="851" w:hanging="809"/>
      </w:pPr>
      <w:r>
        <w:t>Disaster management at the</w:t>
      </w:r>
      <w:r>
        <w:rPr>
          <w:spacing w:val="7"/>
        </w:rPr>
        <w:t xml:space="preserve"> </w:t>
      </w:r>
      <w:r>
        <w:t>D</w:t>
      </w:r>
      <w:r w:rsidR="002D15F6">
        <w:t>LRRD</w:t>
      </w:r>
      <w:r>
        <w:t>.</w:t>
      </w:r>
    </w:p>
    <w:p w14:paraId="1388E179" w14:textId="77777777" w:rsidR="00A62740" w:rsidRDefault="00A62740">
      <w:pPr>
        <w:pStyle w:val="BodyText"/>
        <w:rPr>
          <w:sz w:val="23"/>
        </w:rPr>
      </w:pPr>
    </w:p>
    <w:p w14:paraId="053E918A" w14:textId="77777777" w:rsidR="00A62740" w:rsidRDefault="008A710C" w:rsidP="00520279">
      <w:pPr>
        <w:pStyle w:val="ListParagraph"/>
        <w:numPr>
          <w:ilvl w:val="1"/>
          <w:numId w:val="49"/>
        </w:numPr>
        <w:tabs>
          <w:tab w:val="left" w:pos="851"/>
        </w:tabs>
        <w:spacing w:before="1" w:line="247" w:lineRule="auto"/>
        <w:ind w:left="851" w:right="558" w:hanging="851"/>
        <w:jc w:val="both"/>
      </w:pPr>
      <w:r>
        <w:t>Persons with disabilities shall not be inconvenienced by physical security measures and must be catered for in such a manner that they have access without compromising security or the integrity of this</w:t>
      </w:r>
      <w:r>
        <w:rPr>
          <w:spacing w:val="36"/>
        </w:rPr>
        <w:t xml:space="preserve"> </w:t>
      </w:r>
      <w:r>
        <w:t>policy.</w:t>
      </w:r>
    </w:p>
    <w:p w14:paraId="4C61FF8C" w14:textId="77777777" w:rsidR="00A62740" w:rsidRDefault="00A62740" w:rsidP="002D15F6">
      <w:pPr>
        <w:pStyle w:val="BodyText"/>
        <w:tabs>
          <w:tab w:val="left" w:pos="851"/>
        </w:tabs>
        <w:spacing w:before="4"/>
        <w:ind w:left="851" w:hanging="851"/>
        <w:rPr>
          <w:sz w:val="22"/>
        </w:rPr>
      </w:pPr>
    </w:p>
    <w:p w14:paraId="66958256" w14:textId="77777777" w:rsidR="00A62740" w:rsidRDefault="008A710C" w:rsidP="00520279">
      <w:pPr>
        <w:pStyle w:val="ListParagraph"/>
        <w:numPr>
          <w:ilvl w:val="1"/>
          <w:numId w:val="49"/>
        </w:numPr>
        <w:tabs>
          <w:tab w:val="left" w:pos="851"/>
        </w:tabs>
        <w:spacing w:line="244" w:lineRule="auto"/>
        <w:ind w:left="851" w:right="559" w:hanging="851"/>
        <w:jc w:val="both"/>
      </w:pPr>
      <w:r>
        <w:t xml:space="preserve">Environmental issues as prescribed and regulated in relevant legislation (for instance when implementing physical security measures that may </w:t>
      </w:r>
      <w:r w:rsidR="002D15F6">
        <w:t>impact on the</w:t>
      </w:r>
      <w:r>
        <w:t xml:space="preserve"> environment).</w:t>
      </w:r>
    </w:p>
    <w:p w14:paraId="34A9521B" w14:textId="1FF51C31" w:rsidR="00A62740" w:rsidRPr="00241D4E" w:rsidRDefault="00241D4E" w:rsidP="00241D4E">
      <w:pPr>
        <w:tabs>
          <w:tab w:val="left" w:pos="851"/>
        </w:tabs>
        <w:spacing w:before="68"/>
        <w:rPr>
          <w:b/>
        </w:rPr>
      </w:pPr>
      <w:r>
        <w:rPr>
          <w:b/>
        </w:rPr>
        <w:t>14.</w:t>
      </w:r>
      <w:r>
        <w:rPr>
          <w:b/>
        </w:rPr>
        <w:tab/>
      </w:r>
      <w:r w:rsidR="008A710C" w:rsidRPr="00241D4E">
        <w:rPr>
          <w:b/>
        </w:rPr>
        <w:t>ENFORCEMENT</w:t>
      </w:r>
    </w:p>
    <w:p w14:paraId="5EBFADC6" w14:textId="77777777" w:rsidR="00A62740" w:rsidRDefault="00A62740">
      <w:pPr>
        <w:pStyle w:val="BodyText"/>
        <w:spacing w:before="1"/>
        <w:rPr>
          <w:b/>
          <w:sz w:val="23"/>
        </w:rPr>
      </w:pPr>
    </w:p>
    <w:p w14:paraId="7A7A6835" w14:textId="6029C906" w:rsidR="00A62740" w:rsidRDefault="008A710C" w:rsidP="00520279">
      <w:pPr>
        <w:pStyle w:val="ListParagraph"/>
        <w:numPr>
          <w:ilvl w:val="1"/>
          <w:numId w:val="50"/>
        </w:numPr>
        <w:tabs>
          <w:tab w:val="left" w:pos="851"/>
        </w:tabs>
        <w:spacing w:line="244" w:lineRule="auto"/>
        <w:ind w:right="560"/>
        <w:jc w:val="both"/>
      </w:pPr>
      <w:r>
        <w:t>The oversight of the policy is the responsibility of the Director-</w:t>
      </w:r>
      <w:r w:rsidR="002D15F6">
        <w:t>General, while</w:t>
      </w:r>
      <w:r>
        <w:t xml:space="preserve"> the </w:t>
      </w:r>
      <w:r w:rsidR="00520279">
        <w:tab/>
      </w:r>
      <w:r>
        <w:t xml:space="preserve">monitoring and evaluation of the enforcement of this policy is the responsibility of </w:t>
      </w:r>
      <w:r w:rsidR="00520279">
        <w:tab/>
      </w:r>
      <w:r w:rsidR="002D15F6">
        <w:t>CD: SFMS</w:t>
      </w:r>
      <w:r>
        <w:t>.</w:t>
      </w:r>
    </w:p>
    <w:p w14:paraId="44FCACF1" w14:textId="77777777" w:rsidR="00A62740" w:rsidRDefault="00A62740">
      <w:pPr>
        <w:pStyle w:val="BodyText"/>
        <w:rPr>
          <w:sz w:val="23"/>
        </w:rPr>
      </w:pPr>
    </w:p>
    <w:p w14:paraId="2C8384C6" w14:textId="77777777" w:rsidR="00A62740" w:rsidRDefault="008A710C" w:rsidP="00520279">
      <w:pPr>
        <w:pStyle w:val="ListParagraph"/>
        <w:numPr>
          <w:ilvl w:val="1"/>
          <w:numId w:val="50"/>
        </w:numPr>
        <w:tabs>
          <w:tab w:val="left" w:pos="851"/>
        </w:tabs>
        <w:spacing w:before="1" w:line="244" w:lineRule="auto"/>
        <w:ind w:left="851" w:right="560" w:hanging="851"/>
        <w:jc w:val="both"/>
      </w:pPr>
      <w:r>
        <w:t>All the SMS members shall be responsible for the enforcement of this policy in their working</w:t>
      </w:r>
      <w:r>
        <w:rPr>
          <w:spacing w:val="3"/>
        </w:rPr>
        <w:t xml:space="preserve"> </w:t>
      </w:r>
      <w:r>
        <w:t>areas.</w:t>
      </w:r>
    </w:p>
    <w:p w14:paraId="4C8976FF" w14:textId="77777777" w:rsidR="00A62740" w:rsidRDefault="00A62740">
      <w:pPr>
        <w:pStyle w:val="BodyText"/>
        <w:spacing w:before="8"/>
        <w:rPr>
          <w:sz w:val="22"/>
        </w:rPr>
      </w:pPr>
    </w:p>
    <w:p w14:paraId="50A6F106" w14:textId="77777777" w:rsidR="00A62740" w:rsidRDefault="008A710C" w:rsidP="00520279">
      <w:pPr>
        <w:pStyle w:val="ListParagraph"/>
        <w:numPr>
          <w:ilvl w:val="1"/>
          <w:numId w:val="50"/>
        </w:numPr>
        <w:tabs>
          <w:tab w:val="left" w:pos="851"/>
        </w:tabs>
        <w:spacing w:line="244" w:lineRule="auto"/>
        <w:ind w:left="851" w:right="555" w:hanging="851"/>
        <w:jc w:val="both"/>
      </w:pPr>
      <w:r>
        <w:t>All persons must comply with this policy and its associated Security Directives. Non-compliance with any prescripts shall be addressed in terms of the Disciplinary Code and/or any other relevant</w:t>
      </w:r>
      <w:r>
        <w:rPr>
          <w:spacing w:val="22"/>
        </w:rPr>
        <w:t xml:space="preserve"> </w:t>
      </w:r>
      <w:r>
        <w:t>regulations.</w:t>
      </w:r>
    </w:p>
    <w:p w14:paraId="2F794B99" w14:textId="77777777" w:rsidR="0055311D" w:rsidRDefault="0055311D" w:rsidP="0055311D">
      <w:pPr>
        <w:tabs>
          <w:tab w:val="left" w:pos="851"/>
        </w:tabs>
        <w:spacing w:line="244" w:lineRule="auto"/>
        <w:ind w:right="555"/>
        <w:jc w:val="both"/>
      </w:pPr>
    </w:p>
    <w:p w14:paraId="5B55ECF2" w14:textId="77777777" w:rsidR="00A62740" w:rsidRDefault="00A62740">
      <w:pPr>
        <w:pStyle w:val="BodyText"/>
        <w:spacing w:before="10"/>
        <w:rPr>
          <w:sz w:val="22"/>
        </w:rPr>
      </w:pPr>
    </w:p>
    <w:p w14:paraId="0A6FDAE1" w14:textId="428AF350" w:rsidR="00A62740" w:rsidRPr="00241D4E" w:rsidRDefault="00241D4E" w:rsidP="00241D4E">
      <w:pPr>
        <w:tabs>
          <w:tab w:val="left" w:pos="851"/>
        </w:tabs>
        <w:rPr>
          <w:b/>
        </w:rPr>
      </w:pPr>
      <w:r>
        <w:rPr>
          <w:b/>
        </w:rPr>
        <w:t>15.</w:t>
      </w:r>
      <w:r>
        <w:rPr>
          <w:b/>
        </w:rPr>
        <w:tab/>
      </w:r>
      <w:r w:rsidR="008A710C" w:rsidRPr="00241D4E">
        <w:rPr>
          <w:b/>
        </w:rPr>
        <w:t>COMMUNICATING THE</w:t>
      </w:r>
      <w:r w:rsidR="008A710C" w:rsidRPr="00241D4E">
        <w:rPr>
          <w:b/>
          <w:spacing w:val="6"/>
        </w:rPr>
        <w:t xml:space="preserve"> </w:t>
      </w:r>
      <w:r w:rsidR="008A710C" w:rsidRPr="00241D4E">
        <w:rPr>
          <w:b/>
        </w:rPr>
        <w:t>POLICY</w:t>
      </w:r>
    </w:p>
    <w:p w14:paraId="002CB0D9" w14:textId="77777777" w:rsidR="00A62740" w:rsidRDefault="00A62740">
      <w:pPr>
        <w:pStyle w:val="BodyText"/>
        <w:spacing w:before="3"/>
        <w:rPr>
          <w:b/>
          <w:sz w:val="23"/>
        </w:rPr>
      </w:pPr>
    </w:p>
    <w:p w14:paraId="4D8936C5" w14:textId="6EAD6851" w:rsidR="00A62740" w:rsidRDefault="008A710C" w:rsidP="00520279">
      <w:pPr>
        <w:pStyle w:val="ListParagraph"/>
        <w:numPr>
          <w:ilvl w:val="1"/>
          <w:numId w:val="51"/>
        </w:numPr>
        <w:tabs>
          <w:tab w:val="left" w:pos="851"/>
        </w:tabs>
        <w:spacing w:line="244" w:lineRule="auto"/>
        <w:ind w:right="561"/>
        <w:jc w:val="both"/>
      </w:pPr>
      <w:r>
        <w:t xml:space="preserve">The </w:t>
      </w:r>
      <w:r w:rsidR="00480B25">
        <w:t>CD: SFMS</w:t>
      </w:r>
      <w:r>
        <w:t xml:space="preserve"> must ensure that the content of this policy and all Security Directives </w:t>
      </w:r>
      <w:r w:rsidR="00520279">
        <w:tab/>
      </w:r>
      <w:r>
        <w:t xml:space="preserve">are communicated to all persons, visitors and service providers who may officially </w:t>
      </w:r>
      <w:r w:rsidR="00520279">
        <w:tab/>
      </w:r>
      <w:r>
        <w:t>interact with the D</w:t>
      </w:r>
      <w:r w:rsidR="00443338">
        <w:t>LRRD</w:t>
      </w:r>
      <w:r>
        <w:t>,</w:t>
      </w:r>
      <w:r w:rsidRPr="00520279">
        <w:rPr>
          <w:spacing w:val="31"/>
        </w:rPr>
        <w:t xml:space="preserve"> </w:t>
      </w:r>
      <w:r>
        <w:t>by:</w:t>
      </w:r>
    </w:p>
    <w:p w14:paraId="2406F76A" w14:textId="77777777" w:rsidR="00A62740" w:rsidRDefault="008A710C" w:rsidP="001A60D4">
      <w:pPr>
        <w:pStyle w:val="ListParagraph"/>
        <w:numPr>
          <w:ilvl w:val="0"/>
          <w:numId w:val="2"/>
        </w:numPr>
        <w:tabs>
          <w:tab w:val="left" w:pos="1418"/>
        </w:tabs>
        <w:spacing w:before="3" w:line="247" w:lineRule="auto"/>
        <w:ind w:left="1418" w:right="558" w:hanging="567"/>
        <w:jc w:val="both"/>
      </w:pPr>
      <w:r>
        <w:t>conducting awareness workshops and briefings to be attended by all persons,</w:t>
      </w:r>
    </w:p>
    <w:p w14:paraId="3A4E6930" w14:textId="77777777" w:rsidR="00A62740" w:rsidRDefault="008A710C" w:rsidP="001A60D4">
      <w:pPr>
        <w:pStyle w:val="ListParagraph"/>
        <w:numPr>
          <w:ilvl w:val="0"/>
          <w:numId w:val="2"/>
        </w:numPr>
        <w:tabs>
          <w:tab w:val="left" w:pos="1418"/>
        </w:tabs>
        <w:spacing w:line="267" w:lineRule="exact"/>
        <w:ind w:hanging="1100"/>
        <w:jc w:val="both"/>
      </w:pPr>
      <w:r>
        <w:t>distributing memos and circulars to all</w:t>
      </w:r>
      <w:r>
        <w:rPr>
          <w:spacing w:val="14"/>
        </w:rPr>
        <w:t xml:space="preserve"> </w:t>
      </w:r>
      <w:r>
        <w:t>persons,</w:t>
      </w:r>
    </w:p>
    <w:p w14:paraId="6D261B72" w14:textId="6844D29E" w:rsidR="0055311D" w:rsidRDefault="008A710C" w:rsidP="001A60D4">
      <w:pPr>
        <w:pStyle w:val="ListParagraph"/>
        <w:numPr>
          <w:ilvl w:val="0"/>
          <w:numId w:val="2"/>
        </w:numPr>
        <w:tabs>
          <w:tab w:val="left" w:pos="1418"/>
        </w:tabs>
        <w:spacing w:before="4" w:line="244" w:lineRule="auto"/>
        <w:ind w:left="1418" w:right="560" w:hanging="567"/>
        <w:jc w:val="both"/>
      </w:pPr>
      <w:r>
        <w:t xml:space="preserve">placing the Security Policy and applicable Security Directives on the intranet of </w:t>
      </w:r>
      <w:r w:rsidR="00443338">
        <w:t>DLRRD</w:t>
      </w:r>
      <w:r>
        <w:t>.</w:t>
      </w:r>
    </w:p>
    <w:p w14:paraId="69F7C96A" w14:textId="77777777" w:rsidR="0055311D" w:rsidRDefault="0055311D" w:rsidP="0055311D">
      <w:pPr>
        <w:pStyle w:val="ListParagraph"/>
        <w:tabs>
          <w:tab w:val="left" w:pos="1418"/>
        </w:tabs>
        <w:spacing w:before="4" w:line="244" w:lineRule="auto"/>
        <w:ind w:left="1418" w:right="560" w:firstLine="0"/>
        <w:jc w:val="both"/>
      </w:pPr>
    </w:p>
    <w:p w14:paraId="61F6E204" w14:textId="77777777" w:rsidR="00A62740" w:rsidRDefault="00A62740">
      <w:pPr>
        <w:pStyle w:val="BodyText"/>
        <w:spacing w:before="7"/>
        <w:rPr>
          <w:sz w:val="22"/>
        </w:rPr>
      </w:pPr>
    </w:p>
    <w:p w14:paraId="57498C9E" w14:textId="53CCE02A" w:rsidR="00A62740" w:rsidRPr="00241D4E" w:rsidRDefault="00241D4E" w:rsidP="00241D4E">
      <w:pPr>
        <w:tabs>
          <w:tab w:val="left" w:pos="851"/>
        </w:tabs>
        <w:rPr>
          <w:b/>
        </w:rPr>
      </w:pPr>
      <w:r>
        <w:rPr>
          <w:b/>
        </w:rPr>
        <w:t>16.</w:t>
      </w:r>
      <w:r>
        <w:rPr>
          <w:b/>
        </w:rPr>
        <w:tab/>
      </w:r>
      <w:r w:rsidR="008A710C" w:rsidRPr="00241D4E">
        <w:rPr>
          <w:b/>
        </w:rPr>
        <w:t>REVIEW AND UPDATE</w:t>
      </w:r>
      <w:r w:rsidR="008A710C" w:rsidRPr="00241D4E">
        <w:rPr>
          <w:b/>
          <w:spacing w:val="7"/>
        </w:rPr>
        <w:t xml:space="preserve"> </w:t>
      </w:r>
      <w:r w:rsidR="008A710C" w:rsidRPr="00241D4E">
        <w:rPr>
          <w:b/>
        </w:rPr>
        <w:t>PROCESS</w:t>
      </w:r>
    </w:p>
    <w:p w14:paraId="3BA46915" w14:textId="77777777" w:rsidR="00A62740" w:rsidRDefault="00A62740">
      <w:pPr>
        <w:pStyle w:val="BodyText"/>
        <w:spacing w:before="1"/>
        <w:rPr>
          <w:b/>
          <w:sz w:val="23"/>
        </w:rPr>
      </w:pPr>
    </w:p>
    <w:p w14:paraId="2D6022BF" w14:textId="59D5C185" w:rsidR="00A62740" w:rsidRDefault="008A710C" w:rsidP="00520279">
      <w:pPr>
        <w:pStyle w:val="ListParagraph"/>
        <w:numPr>
          <w:ilvl w:val="1"/>
          <w:numId w:val="52"/>
        </w:numPr>
        <w:tabs>
          <w:tab w:val="left" w:pos="884"/>
        </w:tabs>
        <w:spacing w:line="247" w:lineRule="auto"/>
        <w:ind w:right="557"/>
        <w:jc w:val="both"/>
      </w:pPr>
      <w:r>
        <w:t xml:space="preserve">The </w:t>
      </w:r>
      <w:r w:rsidR="00443338">
        <w:t>CD: SFMS</w:t>
      </w:r>
      <w:r>
        <w:t xml:space="preserve">, assisted by the Security </w:t>
      </w:r>
      <w:r w:rsidR="00443338">
        <w:t>Committee of</w:t>
      </w:r>
      <w:r>
        <w:t xml:space="preserve"> the D</w:t>
      </w:r>
      <w:r w:rsidR="00443338">
        <w:t>LRRD</w:t>
      </w:r>
      <w:r>
        <w:t xml:space="preserve">, must ensure </w:t>
      </w:r>
      <w:r w:rsidR="00520279">
        <w:tab/>
      </w:r>
      <w:r>
        <w:t xml:space="preserve">that this policy and its associated Security Directives are reviewed and updated on </w:t>
      </w:r>
      <w:r w:rsidR="00520279">
        <w:tab/>
      </w:r>
      <w:r>
        <w:t xml:space="preserve">an annual basis. Amendments must be made to the policy and directives as the </w:t>
      </w:r>
      <w:r w:rsidR="00520279">
        <w:tab/>
      </w:r>
      <w:r>
        <w:t>need</w:t>
      </w:r>
      <w:r w:rsidRPr="00520279">
        <w:rPr>
          <w:spacing w:val="14"/>
        </w:rPr>
        <w:t xml:space="preserve"> </w:t>
      </w:r>
      <w:r>
        <w:t>arises.</w:t>
      </w:r>
    </w:p>
    <w:p w14:paraId="5C21C43D" w14:textId="77777777" w:rsidR="00A26660" w:rsidRDefault="00A26660" w:rsidP="00A26660">
      <w:pPr>
        <w:pStyle w:val="ListParagraph"/>
        <w:tabs>
          <w:tab w:val="left" w:pos="884"/>
        </w:tabs>
        <w:spacing w:line="247" w:lineRule="auto"/>
        <w:ind w:left="883" w:right="557" w:firstLine="0"/>
        <w:jc w:val="both"/>
      </w:pPr>
    </w:p>
    <w:p w14:paraId="1672439C" w14:textId="77777777" w:rsidR="00A62740" w:rsidRDefault="00A62740">
      <w:pPr>
        <w:pStyle w:val="BodyText"/>
        <w:spacing w:before="3"/>
        <w:rPr>
          <w:sz w:val="22"/>
        </w:rPr>
      </w:pPr>
    </w:p>
    <w:p w14:paraId="38987D48" w14:textId="41B021C0" w:rsidR="00A62740" w:rsidRPr="00241D4E" w:rsidRDefault="00241D4E" w:rsidP="00241D4E">
      <w:pPr>
        <w:tabs>
          <w:tab w:val="left" w:pos="883"/>
          <w:tab w:val="left" w:pos="884"/>
        </w:tabs>
        <w:rPr>
          <w:b/>
        </w:rPr>
      </w:pPr>
      <w:r>
        <w:rPr>
          <w:b/>
        </w:rPr>
        <w:t>17.</w:t>
      </w:r>
      <w:r>
        <w:rPr>
          <w:b/>
        </w:rPr>
        <w:tab/>
      </w:r>
      <w:r w:rsidR="008A710C" w:rsidRPr="00241D4E">
        <w:rPr>
          <w:b/>
        </w:rPr>
        <w:t>IMPLEMENTATION</w:t>
      </w:r>
    </w:p>
    <w:p w14:paraId="4D0B032E" w14:textId="77777777" w:rsidR="00A62740" w:rsidRDefault="00A62740">
      <w:pPr>
        <w:pStyle w:val="BodyText"/>
        <w:spacing w:before="1"/>
        <w:rPr>
          <w:b/>
          <w:sz w:val="23"/>
        </w:rPr>
      </w:pPr>
    </w:p>
    <w:p w14:paraId="3A85D540" w14:textId="246A52CB" w:rsidR="00A62740" w:rsidRDefault="008A710C" w:rsidP="00520279">
      <w:pPr>
        <w:pStyle w:val="ListParagraph"/>
        <w:numPr>
          <w:ilvl w:val="1"/>
          <w:numId w:val="53"/>
        </w:numPr>
        <w:tabs>
          <w:tab w:val="left" w:pos="884"/>
        </w:tabs>
        <w:spacing w:line="244" w:lineRule="auto"/>
        <w:ind w:right="560"/>
        <w:jc w:val="both"/>
      </w:pPr>
      <w:r>
        <w:t xml:space="preserve">The </w:t>
      </w:r>
      <w:r w:rsidR="00443338">
        <w:t>CD: SFMS</w:t>
      </w:r>
      <w:r>
        <w:t xml:space="preserve"> must manage the implementation process of this</w:t>
      </w:r>
      <w:r w:rsidRPr="00520279">
        <w:rPr>
          <w:spacing w:val="9"/>
        </w:rPr>
        <w:t xml:space="preserve"> </w:t>
      </w:r>
      <w:r>
        <w:t>policy</w:t>
      </w:r>
      <w:r w:rsidRPr="00520279">
        <w:rPr>
          <w:spacing w:val="9"/>
        </w:rPr>
        <w:t xml:space="preserve"> </w:t>
      </w:r>
      <w:r>
        <w:t>and</w:t>
      </w:r>
      <w:r w:rsidRPr="00520279">
        <w:rPr>
          <w:spacing w:val="8"/>
        </w:rPr>
        <w:t xml:space="preserve"> </w:t>
      </w:r>
      <w:r>
        <w:t>its</w:t>
      </w:r>
      <w:r w:rsidRPr="00520279">
        <w:rPr>
          <w:spacing w:val="9"/>
        </w:rPr>
        <w:t xml:space="preserve"> </w:t>
      </w:r>
      <w:r w:rsidR="00520279">
        <w:rPr>
          <w:spacing w:val="9"/>
        </w:rPr>
        <w:tab/>
      </w:r>
      <w:r>
        <w:t>associated</w:t>
      </w:r>
      <w:r w:rsidRPr="00520279">
        <w:rPr>
          <w:spacing w:val="8"/>
        </w:rPr>
        <w:t xml:space="preserve"> </w:t>
      </w:r>
      <w:r>
        <w:t>Security</w:t>
      </w:r>
      <w:r w:rsidRPr="00520279">
        <w:rPr>
          <w:spacing w:val="6"/>
        </w:rPr>
        <w:t xml:space="preserve"> </w:t>
      </w:r>
      <w:r>
        <w:t>Directives</w:t>
      </w:r>
      <w:r w:rsidRPr="00520279">
        <w:rPr>
          <w:spacing w:val="9"/>
        </w:rPr>
        <w:t xml:space="preserve"> </w:t>
      </w:r>
      <w:r>
        <w:t>by</w:t>
      </w:r>
      <w:r w:rsidRPr="00520279">
        <w:rPr>
          <w:spacing w:val="7"/>
        </w:rPr>
        <w:t xml:space="preserve"> </w:t>
      </w:r>
      <w:r>
        <w:t>means</w:t>
      </w:r>
      <w:r w:rsidRPr="00520279">
        <w:rPr>
          <w:spacing w:val="11"/>
        </w:rPr>
        <w:t xml:space="preserve"> </w:t>
      </w:r>
      <w:r>
        <w:t>of</w:t>
      </w:r>
      <w:r w:rsidRPr="00520279">
        <w:rPr>
          <w:spacing w:val="14"/>
        </w:rPr>
        <w:t xml:space="preserve"> </w:t>
      </w:r>
      <w:r>
        <w:t>an</w:t>
      </w:r>
      <w:r w:rsidRPr="00520279">
        <w:rPr>
          <w:spacing w:val="11"/>
        </w:rPr>
        <w:t xml:space="preserve"> </w:t>
      </w:r>
      <w:r>
        <w:t>action</w:t>
      </w:r>
      <w:r w:rsidRPr="00520279">
        <w:rPr>
          <w:spacing w:val="12"/>
        </w:rPr>
        <w:t xml:space="preserve"> </w:t>
      </w:r>
      <w:r>
        <w:t>plan.</w:t>
      </w:r>
    </w:p>
    <w:p w14:paraId="3B52D46A" w14:textId="77777777" w:rsidR="00A62740" w:rsidRDefault="00A62740">
      <w:pPr>
        <w:pStyle w:val="BodyText"/>
        <w:spacing w:before="8"/>
        <w:rPr>
          <w:sz w:val="22"/>
        </w:rPr>
      </w:pPr>
    </w:p>
    <w:p w14:paraId="73ABAA04" w14:textId="77777777" w:rsidR="00A62740" w:rsidRDefault="008A710C" w:rsidP="00520279">
      <w:pPr>
        <w:pStyle w:val="ListParagraph"/>
        <w:numPr>
          <w:ilvl w:val="1"/>
          <w:numId w:val="53"/>
        </w:numPr>
        <w:tabs>
          <w:tab w:val="left" w:pos="884"/>
        </w:tabs>
        <w:spacing w:line="247" w:lineRule="auto"/>
        <w:ind w:left="883" w:right="560" w:hanging="883"/>
        <w:jc w:val="both"/>
      </w:pPr>
      <w:r>
        <w:t>Implementation of the policy and its associated Security Directives is the responsibility of each and every</w:t>
      </w:r>
      <w:r>
        <w:rPr>
          <w:spacing w:val="11"/>
        </w:rPr>
        <w:t xml:space="preserve"> </w:t>
      </w:r>
      <w:r>
        <w:t>person.</w:t>
      </w:r>
    </w:p>
    <w:p w14:paraId="1BA64E8C" w14:textId="77777777" w:rsidR="00A26660" w:rsidRDefault="00A26660" w:rsidP="00A26660">
      <w:pPr>
        <w:tabs>
          <w:tab w:val="left" w:pos="884"/>
        </w:tabs>
        <w:spacing w:line="247" w:lineRule="auto"/>
        <w:ind w:right="560"/>
        <w:jc w:val="both"/>
      </w:pPr>
    </w:p>
    <w:p w14:paraId="56200456" w14:textId="77777777" w:rsidR="00A62740" w:rsidRDefault="00A62740">
      <w:pPr>
        <w:pStyle w:val="BodyText"/>
        <w:spacing w:before="6"/>
        <w:rPr>
          <w:sz w:val="22"/>
        </w:rPr>
      </w:pPr>
    </w:p>
    <w:p w14:paraId="255328EA" w14:textId="21E0A98C" w:rsidR="00A62740" w:rsidRPr="00241D4E" w:rsidRDefault="00241D4E" w:rsidP="00241D4E">
      <w:pPr>
        <w:tabs>
          <w:tab w:val="left" w:pos="883"/>
          <w:tab w:val="left" w:pos="884"/>
        </w:tabs>
        <w:rPr>
          <w:b/>
        </w:rPr>
      </w:pPr>
      <w:r>
        <w:rPr>
          <w:b/>
        </w:rPr>
        <w:t>18.</w:t>
      </w:r>
      <w:r>
        <w:rPr>
          <w:b/>
        </w:rPr>
        <w:tab/>
      </w:r>
      <w:r w:rsidR="008A710C" w:rsidRPr="00241D4E">
        <w:rPr>
          <w:b/>
        </w:rPr>
        <w:t>MONITORING OF</w:t>
      </w:r>
      <w:r w:rsidR="008A710C" w:rsidRPr="00241D4E">
        <w:rPr>
          <w:b/>
          <w:spacing w:val="4"/>
        </w:rPr>
        <w:t xml:space="preserve"> </w:t>
      </w:r>
      <w:r w:rsidR="008A710C" w:rsidRPr="00241D4E">
        <w:rPr>
          <w:b/>
        </w:rPr>
        <w:t>COMPLIANCE</w:t>
      </w:r>
    </w:p>
    <w:p w14:paraId="02557267" w14:textId="77777777" w:rsidR="00A62740" w:rsidRDefault="00A62740">
      <w:pPr>
        <w:pStyle w:val="BodyText"/>
        <w:spacing w:before="1"/>
        <w:rPr>
          <w:b/>
          <w:sz w:val="23"/>
        </w:rPr>
      </w:pPr>
    </w:p>
    <w:p w14:paraId="23128148" w14:textId="4B6CA8CB" w:rsidR="00A62740" w:rsidRDefault="008A710C" w:rsidP="00520279">
      <w:pPr>
        <w:pStyle w:val="ListParagraph"/>
        <w:numPr>
          <w:ilvl w:val="1"/>
          <w:numId w:val="54"/>
        </w:numPr>
        <w:tabs>
          <w:tab w:val="left" w:pos="884"/>
        </w:tabs>
        <w:spacing w:line="244" w:lineRule="auto"/>
        <w:ind w:right="560"/>
        <w:jc w:val="both"/>
      </w:pPr>
      <w:r>
        <w:t xml:space="preserve">The </w:t>
      </w:r>
      <w:r w:rsidR="00443338">
        <w:t>CD: SFMS</w:t>
      </w:r>
      <w:r>
        <w:t xml:space="preserve">, with the assistance of the security component and Security </w:t>
      </w:r>
      <w:r w:rsidR="00520279">
        <w:tab/>
      </w:r>
      <w:r>
        <w:t xml:space="preserve">Committee, must ensure compliance to this policy and its associated Security </w:t>
      </w:r>
      <w:r w:rsidR="00520279">
        <w:tab/>
      </w:r>
      <w:r>
        <w:t xml:space="preserve">Directives by means of conducting internal security audits and inspections on a </w:t>
      </w:r>
      <w:r w:rsidR="00520279">
        <w:tab/>
      </w:r>
      <w:r>
        <w:t>frequent</w:t>
      </w:r>
      <w:r w:rsidRPr="00520279">
        <w:rPr>
          <w:spacing w:val="20"/>
        </w:rPr>
        <w:t xml:space="preserve"> </w:t>
      </w:r>
      <w:r>
        <w:t>basis.</w:t>
      </w:r>
    </w:p>
    <w:p w14:paraId="17F672EA" w14:textId="77777777" w:rsidR="00A62740" w:rsidRDefault="00A62740">
      <w:pPr>
        <w:pStyle w:val="BodyText"/>
        <w:spacing w:before="11"/>
        <w:rPr>
          <w:sz w:val="22"/>
        </w:rPr>
      </w:pPr>
    </w:p>
    <w:p w14:paraId="64A3379F" w14:textId="77777777" w:rsidR="00A62740" w:rsidRDefault="008A710C" w:rsidP="00520279">
      <w:pPr>
        <w:pStyle w:val="ListParagraph"/>
        <w:numPr>
          <w:ilvl w:val="1"/>
          <w:numId w:val="54"/>
        </w:numPr>
        <w:tabs>
          <w:tab w:val="left" w:pos="884"/>
        </w:tabs>
        <w:spacing w:line="247" w:lineRule="auto"/>
        <w:ind w:left="883" w:right="560" w:hanging="883"/>
        <w:jc w:val="both"/>
      </w:pPr>
      <w:r>
        <w:t>The findings of the audits and inspections mentioned, shall be reported to the Director-General.</w:t>
      </w:r>
    </w:p>
    <w:p w14:paraId="4610D3A4" w14:textId="77777777" w:rsidR="00A62740" w:rsidRDefault="00A62740">
      <w:pPr>
        <w:spacing w:line="247" w:lineRule="auto"/>
        <w:jc w:val="both"/>
      </w:pPr>
    </w:p>
    <w:p w14:paraId="7B580EE4" w14:textId="334ECDD1" w:rsidR="00A62740" w:rsidRPr="00241D4E" w:rsidRDefault="00241D4E" w:rsidP="00241D4E">
      <w:pPr>
        <w:tabs>
          <w:tab w:val="left" w:pos="851"/>
        </w:tabs>
        <w:spacing w:before="68"/>
        <w:rPr>
          <w:b/>
        </w:rPr>
      </w:pPr>
      <w:r>
        <w:rPr>
          <w:b/>
        </w:rPr>
        <w:t>19.</w:t>
      </w:r>
      <w:r>
        <w:rPr>
          <w:b/>
        </w:rPr>
        <w:tab/>
      </w:r>
      <w:r w:rsidR="008A710C" w:rsidRPr="00241D4E">
        <w:rPr>
          <w:b/>
        </w:rPr>
        <w:t>DISCIPLINARY</w:t>
      </w:r>
      <w:r w:rsidR="008A710C" w:rsidRPr="00241D4E">
        <w:rPr>
          <w:b/>
          <w:spacing w:val="7"/>
        </w:rPr>
        <w:t xml:space="preserve"> </w:t>
      </w:r>
      <w:r w:rsidR="008A710C" w:rsidRPr="00241D4E">
        <w:rPr>
          <w:b/>
        </w:rPr>
        <w:t>ACTION</w:t>
      </w:r>
    </w:p>
    <w:p w14:paraId="7C403CC2" w14:textId="77777777" w:rsidR="00A62740" w:rsidRDefault="00A62740">
      <w:pPr>
        <w:pStyle w:val="BodyText"/>
        <w:spacing w:before="1"/>
        <w:rPr>
          <w:b/>
          <w:sz w:val="23"/>
        </w:rPr>
      </w:pPr>
    </w:p>
    <w:p w14:paraId="4767C919" w14:textId="765F35CB" w:rsidR="00A62740" w:rsidRDefault="008A710C" w:rsidP="00520279">
      <w:pPr>
        <w:pStyle w:val="ListParagraph"/>
        <w:numPr>
          <w:ilvl w:val="1"/>
          <w:numId w:val="55"/>
        </w:numPr>
        <w:tabs>
          <w:tab w:val="left" w:pos="851"/>
        </w:tabs>
        <w:spacing w:line="244" w:lineRule="auto"/>
        <w:ind w:right="560"/>
        <w:jc w:val="both"/>
      </w:pPr>
      <w:r>
        <w:t xml:space="preserve">Non-compliance to this policy and its </w:t>
      </w:r>
      <w:r w:rsidR="00443338">
        <w:t>associated Security</w:t>
      </w:r>
      <w:r>
        <w:t xml:space="preserve"> </w:t>
      </w:r>
      <w:r w:rsidR="00443338">
        <w:t>Directives shall</w:t>
      </w:r>
      <w:r>
        <w:t xml:space="preserve"> result in </w:t>
      </w:r>
      <w:r w:rsidR="00520279">
        <w:tab/>
      </w:r>
      <w:r>
        <w:t>disciplinary action, which may include but is not limited</w:t>
      </w:r>
      <w:r w:rsidRPr="00520279">
        <w:rPr>
          <w:spacing w:val="57"/>
        </w:rPr>
        <w:t xml:space="preserve"> </w:t>
      </w:r>
      <w:r>
        <w:t>to:</w:t>
      </w:r>
    </w:p>
    <w:p w14:paraId="739AB033" w14:textId="77777777" w:rsidR="00A62740" w:rsidRDefault="008A710C" w:rsidP="001A60D4">
      <w:pPr>
        <w:pStyle w:val="ListParagraph"/>
        <w:numPr>
          <w:ilvl w:val="0"/>
          <w:numId w:val="1"/>
        </w:numPr>
        <w:tabs>
          <w:tab w:val="left" w:pos="1134"/>
        </w:tabs>
        <w:spacing w:before="5"/>
        <w:ind w:hanging="1100"/>
      </w:pPr>
      <w:r>
        <w:t>Retraining,</w:t>
      </w:r>
    </w:p>
    <w:p w14:paraId="106698DB" w14:textId="77777777" w:rsidR="00A62740" w:rsidRDefault="008A710C" w:rsidP="001A60D4">
      <w:pPr>
        <w:pStyle w:val="ListParagraph"/>
        <w:numPr>
          <w:ilvl w:val="0"/>
          <w:numId w:val="1"/>
        </w:numPr>
        <w:tabs>
          <w:tab w:val="left" w:pos="1134"/>
        </w:tabs>
        <w:spacing w:before="4"/>
        <w:ind w:hanging="1100"/>
      </w:pPr>
      <w:r>
        <w:t>Verbal or written</w:t>
      </w:r>
      <w:r>
        <w:rPr>
          <w:spacing w:val="8"/>
        </w:rPr>
        <w:t xml:space="preserve"> </w:t>
      </w:r>
      <w:r>
        <w:t>warnings,</w:t>
      </w:r>
    </w:p>
    <w:p w14:paraId="4B02B4A4" w14:textId="7B26E2C9" w:rsidR="00A62740" w:rsidRDefault="008A710C" w:rsidP="001A60D4">
      <w:pPr>
        <w:pStyle w:val="ListParagraph"/>
        <w:numPr>
          <w:ilvl w:val="0"/>
          <w:numId w:val="1"/>
        </w:numPr>
        <w:tabs>
          <w:tab w:val="left" w:pos="1134"/>
        </w:tabs>
        <w:spacing w:before="6" w:line="242" w:lineRule="auto"/>
        <w:ind w:left="1134" w:right="558" w:hanging="283"/>
      </w:pPr>
      <w:r>
        <w:t xml:space="preserve">Termination of contract in case of contractors </w:t>
      </w:r>
      <w:r w:rsidR="00443338">
        <w:t>or consultants delivering</w:t>
      </w:r>
      <w:r>
        <w:t xml:space="preserve"> a service to the</w:t>
      </w:r>
      <w:r>
        <w:rPr>
          <w:spacing w:val="5"/>
        </w:rPr>
        <w:t xml:space="preserve"> </w:t>
      </w:r>
      <w:r>
        <w:t>D</w:t>
      </w:r>
      <w:r w:rsidR="00241D4E">
        <w:t>L</w:t>
      </w:r>
      <w:r w:rsidR="00443338">
        <w:t>RRD</w:t>
      </w:r>
      <w:r>
        <w:t>,</w:t>
      </w:r>
    </w:p>
    <w:p w14:paraId="41D8E26D" w14:textId="77777777" w:rsidR="00A62740" w:rsidRDefault="008A710C" w:rsidP="001A60D4">
      <w:pPr>
        <w:pStyle w:val="ListParagraph"/>
        <w:numPr>
          <w:ilvl w:val="0"/>
          <w:numId w:val="1"/>
        </w:numPr>
        <w:tabs>
          <w:tab w:val="left" w:pos="1134"/>
        </w:tabs>
        <w:spacing w:before="5"/>
        <w:ind w:hanging="1100"/>
      </w:pPr>
      <w:r>
        <w:t>Suspension,</w:t>
      </w:r>
    </w:p>
    <w:p w14:paraId="38734A30" w14:textId="77777777" w:rsidR="00A62740" w:rsidRDefault="008A710C" w:rsidP="001A60D4">
      <w:pPr>
        <w:pStyle w:val="ListParagraph"/>
        <w:numPr>
          <w:ilvl w:val="0"/>
          <w:numId w:val="1"/>
        </w:numPr>
        <w:tabs>
          <w:tab w:val="left" w:pos="1134"/>
        </w:tabs>
        <w:spacing w:before="4"/>
        <w:ind w:hanging="1100"/>
      </w:pPr>
      <w:r>
        <w:t>Dismissal.</w:t>
      </w:r>
    </w:p>
    <w:p w14:paraId="39F1DE11" w14:textId="77777777" w:rsidR="00A62740" w:rsidRDefault="00A62740">
      <w:pPr>
        <w:pStyle w:val="BodyText"/>
        <w:spacing w:before="2"/>
        <w:rPr>
          <w:sz w:val="23"/>
        </w:rPr>
      </w:pPr>
    </w:p>
    <w:p w14:paraId="0EE108B9" w14:textId="77777777" w:rsidR="00A62740" w:rsidRPr="0020186C" w:rsidRDefault="008A710C" w:rsidP="00520279">
      <w:pPr>
        <w:pStyle w:val="ListParagraph"/>
        <w:numPr>
          <w:ilvl w:val="1"/>
          <w:numId w:val="55"/>
        </w:numPr>
        <w:tabs>
          <w:tab w:val="left" w:pos="851"/>
        </w:tabs>
        <w:spacing w:line="244" w:lineRule="auto"/>
        <w:ind w:left="851" w:right="558" w:hanging="851"/>
        <w:jc w:val="both"/>
        <w:rPr>
          <w:sz w:val="20"/>
        </w:rPr>
      </w:pPr>
      <w:r>
        <w:t xml:space="preserve">Any disciplinary action taken in terms </w:t>
      </w:r>
      <w:r w:rsidR="00443338">
        <w:t>of non</w:t>
      </w:r>
      <w:r>
        <w:t>-</w:t>
      </w:r>
      <w:r w:rsidR="0020186C">
        <w:t>compliance with</w:t>
      </w:r>
      <w:r>
        <w:t xml:space="preserve"> </w:t>
      </w:r>
      <w:r w:rsidR="0020186C">
        <w:t>this policy</w:t>
      </w:r>
      <w:r>
        <w:t xml:space="preserve"> </w:t>
      </w:r>
      <w:r w:rsidR="0020186C">
        <w:t>and its</w:t>
      </w:r>
      <w:r>
        <w:t xml:space="preserve"> associated directives must be in accordance with the Disciplinary Code and </w:t>
      </w:r>
      <w:r>
        <w:lastRenderedPageBreak/>
        <w:t xml:space="preserve">Procedures in terms of PSCBC Resolution 2 of 1999 </w:t>
      </w:r>
      <w:r w:rsidR="0020186C">
        <w:t>as amended by</w:t>
      </w:r>
      <w:r>
        <w:t xml:space="preserve"> Resolution</w:t>
      </w:r>
      <w:r w:rsidRPr="0020186C">
        <w:rPr>
          <w:spacing w:val="8"/>
        </w:rPr>
        <w:t xml:space="preserve"> </w:t>
      </w:r>
      <w:r>
        <w:t>1</w:t>
      </w:r>
      <w:r w:rsidRPr="0020186C">
        <w:rPr>
          <w:spacing w:val="8"/>
        </w:rPr>
        <w:t xml:space="preserve"> </w:t>
      </w:r>
      <w:r>
        <w:t>of</w:t>
      </w:r>
      <w:r w:rsidRPr="0020186C">
        <w:rPr>
          <w:spacing w:val="13"/>
        </w:rPr>
        <w:t xml:space="preserve"> </w:t>
      </w:r>
      <w:r>
        <w:t>2003</w:t>
      </w:r>
      <w:r w:rsidRPr="0020186C">
        <w:rPr>
          <w:spacing w:val="8"/>
        </w:rPr>
        <w:t xml:space="preserve"> </w:t>
      </w:r>
      <w:r>
        <w:t>(Disciplinary</w:t>
      </w:r>
      <w:r w:rsidRPr="0020186C">
        <w:rPr>
          <w:spacing w:val="9"/>
        </w:rPr>
        <w:t xml:space="preserve"> </w:t>
      </w:r>
      <w:r>
        <w:t>Code</w:t>
      </w:r>
      <w:r w:rsidRPr="0020186C">
        <w:rPr>
          <w:spacing w:val="12"/>
        </w:rPr>
        <w:t xml:space="preserve"> </w:t>
      </w:r>
      <w:r>
        <w:t>and</w:t>
      </w:r>
      <w:r w:rsidRPr="0020186C">
        <w:rPr>
          <w:spacing w:val="11"/>
        </w:rPr>
        <w:t xml:space="preserve"> </w:t>
      </w:r>
      <w:r>
        <w:t>Procedure)</w:t>
      </w:r>
      <w:r w:rsidRPr="0020186C">
        <w:rPr>
          <w:spacing w:val="12"/>
        </w:rPr>
        <w:t xml:space="preserve"> </w:t>
      </w:r>
      <w:r>
        <w:t>of</w:t>
      </w:r>
      <w:r w:rsidRPr="0020186C">
        <w:rPr>
          <w:spacing w:val="13"/>
        </w:rPr>
        <w:t xml:space="preserve"> </w:t>
      </w:r>
      <w:r>
        <w:t>the</w:t>
      </w:r>
      <w:r w:rsidRPr="0020186C">
        <w:rPr>
          <w:spacing w:val="9"/>
        </w:rPr>
        <w:t xml:space="preserve"> </w:t>
      </w:r>
      <w:r>
        <w:t>department.</w:t>
      </w:r>
    </w:p>
    <w:sectPr w:rsidR="00A62740" w:rsidRPr="0020186C" w:rsidSect="0070696D">
      <w:pgSz w:w="12240" w:h="15840"/>
      <w:pgMar w:top="1600" w:right="1300" w:bottom="280" w:left="1500" w:header="13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A076" w14:textId="77777777" w:rsidR="009E2191" w:rsidRDefault="009E2191">
      <w:r>
        <w:separator/>
      </w:r>
    </w:p>
  </w:endnote>
  <w:endnote w:type="continuationSeparator" w:id="0">
    <w:p w14:paraId="49C679E3" w14:textId="77777777" w:rsidR="009E2191" w:rsidRDefault="009E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24113"/>
      <w:docPartObj>
        <w:docPartGallery w:val="Page Numbers (Bottom of Page)"/>
        <w:docPartUnique/>
      </w:docPartObj>
    </w:sdtPr>
    <w:sdtEndPr>
      <w:rPr>
        <w:noProof/>
      </w:rPr>
    </w:sdtEndPr>
    <w:sdtContent>
      <w:p w14:paraId="667A0427" w14:textId="77777777" w:rsidR="00261648" w:rsidRDefault="002616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E4493" w14:textId="77777777" w:rsidR="00261648" w:rsidRDefault="00261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6CAF9" w14:textId="77777777" w:rsidR="009E2191" w:rsidRDefault="009E2191">
      <w:r>
        <w:separator/>
      </w:r>
    </w:p>
  </w:footnote>
  <w:footnote w:type="continuationSeparator" w:id="0">
    <w:p w14:paraId="6D3B8CA0" w14:textId="77777777" w:rsidR="009E2191" w:rsidRDefault="009E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6220" w14:textId="77777777" w:rsidR="00CC3880" w:rsidRDefault="00CC388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B211C1C" wp14:editId="504036A9">
              <wp:simplePos x="0" y="0"/>
              <wp:positionH relativeFrom="page">
                <wp:posOffset>3773170</wp:posOffset>
              </wp:positionH>
              <wp:positionV relativeFrom="page">
                <wp:posOffset>866140</wp:posOffset>
              </wp:positionV>
              <wp:extent cx="219710" cy="168910"/>
              <wp:effectExtent l="0" t="0" r="0" b="0"/>
              <wp:wrapNone/>
              <wp:docPr id="86235118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8910"/>
                      </a:xfrm>
                      <a:prstGeom prst="rect">
                        <a:avLst/>
                      </a:prstGeom>
                      <a:noFill/>
                      <a:ln>
                        <a:noFill/>
                      </a:ln>
                    </wps:spPr>
                    <wps:txbx>
                      <w:txbxContent>
                        <w:p w14:paraId="4A7DDF17" w14:textId="77777777" w:rsidR="00CC3880" w:rsidRDefault="00CC3880">
                          <w:pPr>
                            <w:spacing w:line="239" w:lineRule="exact"/>
                            <w:ind w:left="60"/>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211C1C" id="_x0000_t202" coordsize="21600,21600" o:spt="202" path="m,l,21600r21600,l21600,xe">
              <v:stroke joinstyle="miter"/>
              <v:path gradientshapeok="t" o:connecttype="rect"/>
            </v:shapetype>
            <v:shape id="Text Box 1" o:spid="_x0000_s1026" type="#_x0000_t202" style="position:absolute;margin-left:297.1pt;margin-top:68.2pt;width:17.3pt;height:13.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" filled="f" stroked="f">
              <v:textbox inset="0,0,0,0">
                <w:txbxContent>
                  <w:p w14:paraId="4A7DDF17" w14:textId="77777777" w:rsidR="00CC3880" w:rsidRDefault="00CC3880">
                    <w:pPr>
                      <w:spacing w:line="239" w:lineRule="exact"/>
                      <w:ind w:left="60"/>
                      <w:rPr>
                        <w:rFonts w:ascii="Times New Roma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6ED"/>
    <w:multiLevelType w:val="multilevel"/>
    <w:tmpl w:val="4E04450C"/>
    <w:lvl w:ilvl="0">
      <w:start w:val="10"/>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D13E77"/>
    <w:multiLevelType w:val="multilevel"/>
    <w:tmpl w:val="1C9042FE"/>
    <w:lvl w:ilvl="0">
      <w:start w:val="9"/>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13"/>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5B307B"/>
    <w:multiLevelType w:val="multilevel"/>
    <w:tmpl w:val="3DDC7762"/>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990C0C"/>
    <w:multiLevelType w:val="multilevel"/>
    <w:tmpl w:val="BEE015B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D8718D"/>
    <w:multiLevelType w:val="multilevel"/>
    <w:tmpl w:val="09F2CDC0"/>
    <w:lvl w:ilvl="0">
      <w:start w:val="9"/>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10"/>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51293E"/>
    <w:multiLevelType w:val="hybridMultilevel"/>
    <w:tmpl w:val="B8B81EC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0C3E4847"/>
    <w:multiLevelType w:val="multilevel"/>
    <w:tmpl w:val="0CAA29A4"/>
    <w:lvl w:ilvl="0">
      <w:start w:val="1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8E4D2D"/>
    <w:multiLevelType w:val="multilevel"/>
    <w:tmpl w:val="E2B0121A"/>
    <w:lvl w:ilvl="0">
      <w:start w:val="6"/>
      <w:numFmt w:val="decimal"/>
      <w:lvlText w:val="%1"/>
      <w:lvlJc w:val="left"/>
      <w:pPr>
        <w:ind w:left="883" w:hanging="531"/>
      </w:pPr>
      <w:rPr>
        <w:rFonts w:hint="default"/>
        <w:b/>
        <w:bCs/>
        <w:w w:val="102"/>
        <w:lang w:val="en-US" w:eastAsia="en-US" w:bidi="ar-SA"/>
      </w:rPr>
    </w:lvl>
    <w:lvl w:ilvl="1">
      <w:start w:val="1"/>
      <w:numFmt w:val="decimal"/>
      <w:lvlText w:val="%1.%2"/>
      <w:lvlJc w:val="left"/>
      <w:pPr>
        <w:ind w:left="883" w:hanging="531"/>
      </w:pPr>
      <w:rPr>
        <w:rFonts w:ascii="Arial" w:eastAsia="Arial" w:hAnsi="Arial" w:cs="Arial" w:hint="default"/>
        <w:spacing w:val="-3"/>
        <w:w w:val="102"/>
        <w:sz w:val="22"/>
        <w:szCs w:val="22"/>
        <w:lang w:val="en-US" w:eastAsia="en-US" w:bidi="ar-SA"/>
      </w:rPr>
    </w:lvl>
    <w:lvl w:ilvl="2">
      <w:numFmt w:val="bullet"/>
      <w:lvlText w:val=""/>
      <w:lvlJc w:val="left"/>
      <w:pPr>
        <w:ind w:left="2083" w:hanging="401"/>
      </w:pPr>
      <w:rPr>
        <w:rFonts w:ascii="Symbol" w:eastAsia="Symbol" w:hAnsi="Symbol" w:cs="Symbol" w:hint="default"/>
        <w:w w:val="102"/>
        <w:sz w:val="22"/>
        <w:szCs w:val="22"/>
        <w:lang w:val="en-US" w:eastAsia="en-US" w:bidi="ar-SA"/>
      </w:rPr>
    </w:lvl>
    <w:lvl w:ilvl="3">
      <w:numFmt w:val="bullet"/>
      <w:lvlText w:val="•"/>
      <w:lvlJc w:val="left"/>
      <w:pPr>
        <w:ind w:left="3715" w:hanging="401"/>
      </w:pPr>
      <w:rPr>
        <w:rFonts w:hint="default"/>
        <w:lang w:val="en-US" w:eastAsia="en-US" w:bidi="ar-SA"/>
      </w:rPr>
    </w:lvl>
    <w:lvl w:ilvl="4">
      <w:numFmt w:val="bullet"/>
      <w:lvlText w:val="•"/>
      <w:lvlJc w:val="left"/>
      <w:pPr>
        <w:ind w:left="4533" w:hanging="401"/>
      </w:pPr>
      <w:rPr>
        <w:rFonts w:hint="default"/>
        <w:lang w:val="en-US" w:eastAsia="en-US" w:bidi="ar-SA"/>
      </w:rPr>
    </w:lvl>
    <w:lvl w:ilvl="5">
      <w:numFmt w:val="bullet"/>
      <w:lvlText w:val="•"/>
      <w:lvlJc w:val="left"/>
      <w:pPr>
        <w:ind w:left="5351" w:hanging="401"/>
      </w:pPr>
      <w:rPr>
        <w:rFonts w:hint="default"/>
        <w:lang w:val="en-US" w:eastAsia="en-US" w:bidi="ar-SA"/>
      </w:rPr>
    </w:lvl>
    <w:lvl w:ilvl="6">
      <w:numFmt w:val="bullet"/>
      <w:lvlText w:val="•"/>
      <w:lvlJc w:val="left"/>
      <w:pPr>
        <w:ind w:left="6168" w:hanging="401"/>
      </w:pPr>
      <w:rPr>
        <w:rFonts w:hint="default"/>
        <w:lang w:val="en-US" w:eastAsia="en-US" w:bidi="ar-SA"/>
      </w:rPr>
    </w:lvl>
    <w:lvl w:ilvl="7">
      <w:numFmt w:val="bullet"/>
      <w:lvlText w:val="•"/>
      <w:lvlJc w:val="left"/>
      <w:pPr>
        <w:ind w:left="6986" w:hanging="401"/>
      </w:pPr>
      <w:rPr>
        <w:rFonts w:hint="default"/>
        <w:lang w:val="en-US" w:eastAsia="en-US" w:bidi="ar-SA"/>
      </w:rPr>
    </w:lvl>
    <w:lvl w:ilvl="8">
      <w:numFmt w:val="bullet"/>
      <w:lvlText w:val="•"/>
      <w:lvlJc w:val="left"/>
      <w:pPr>
        <w:ind w:left="7804" w:hanging="401"/>
      </w:pPr>
      <w:rPr>
        <w:rFonts w:hint="default"/>
        <w:lang w:val="en-US" w:eastAsia="en-US" w:bidi="ar-SA"/>
      </w:rPr>
    </w:lvl>
  </w:abstractNum>
  <w:abstractNum w:abstractNumId="8" w15:restartNumberingAfterBreak="0">
    <w:nsid w:val="0DAC3CF3"/>
    <w:multiLevelType w:val="multilevel"/>
    <w:tmpl w:val="D7F4266A"/>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DC72FFA"/>
    <w:multiLevelType w:val="multilevel"/>
    <w:tmpl w:val="E2B0121A"/>
    <w:lvl w:ilvl="0">
      <w:start w:val="6"/>
      <w:numFmt w:val="decimal"/>
      <w:lvlText w:val="%1"/>
      <w:lvlJc w:val="left"/>
      <w:pPr>
        <w:ind w:left="883" w:hanging="531"/>
      </w:pPr>
      <w:rPr>
        <w:rFonts w:hint="default"/>
        <w:b/>
        <w:bCs/>
        <w:w w:val="102"/>
        <w:lang w:val="en-US" w:eastAsia="en-US" w:bidi="ar-SA"/>
      </w:rPr>
    </w:lvl>
    <w:lvl w:ilvl="1">
      <w:start w:val="1"/>
      <w:numFmt w:val="decimal"/>
      <w:lvlText w:val="%1.%2"/>
      <w:lvlJc w:val="left"/>
      <w:pPr>
        <w:ind w:left="883" w:hanging="531"/>
      </w:pPr>
      <w:rPr>
        <w:rFonts w:ascii="Arial" w:eastAsia="Arial" w:hAnsi="Arial" w:cs="Arial" w:hint="default"/>
        <w:spacing w:val="-3"/>
        <w:w w:val="102"/>
        <w:sz w:val="22"/>
        <w:szCs w:val="22"/>
        <w:lang w:val="en-US" w:eastAsia="en-US" w:bidi="ar-SA"/>
      </w:rPr>
    </w:lvl>
    <w:lvl w:ilvl="2">
      <w:numFmt w:val="bullet"/>
      <w:lvlText w:val=""/>
      <w:lvlJc w:val="left"/>
      <w:pPr>
        <w:ind w:left="2083" w:hanging="401"/>
      </w:pPr>
      <w:rPr>
        <w:rFonts w:ascii="Symbol" w:eastAsia="Symbol" w:hAnsi="Symbol" w:cs="Symbol" w:hint="default"/>
        <w:w w:val="102"/>
        <w:sz w:val="22"/>
        <w:szCs w:val="22"/>
        <w:lang w:val="en-US" w:eastAsia="en-US" w:bidi="ar-SA"/>
      </w:rPr>
    </w:lvl>
    <w:lvl w:ilvl="3">
      <w:numFmt w:val="bullet"/>
      <w:lvlText w:val="•"/>
      <w:lvlJc w:val="left"/>
      <w:pPr>
        <w:ind w:left="3715" w:hanging="401"/>
      </w:pPr>
      <w:rPr>
        <w:rFonts w:hint="default"/>
        <w:lang w:val="en-US" w:eastAsia="en-US" w:bidi="ar-SA"/>
      </w:rPr>
    </w:lvl>
    <w:lvl w:ilvl="4">
      <w:numFmt w:val="bullet"/>
      <w:lvlText w:val="•"/>
      <w:lvlJc w:val="left"/>
      <w:pPr>
        <w:ind w:left="4533" w:hanging="401"/>
      </w:pPr>
      <w:rPr>
        <w:rFonts w:hint="default"/>
        <w:lang w:val="en-US" w:eastAsia="en-US" w:bidi="ar-SA"/>
      </w:rPr>
    </w:lvl>
    <w:lvl w:ilvl="5">
      <w:numFmt w:val="bullet"/>
      <w:lvlText w:val="•"/>
      <w:lvlJc w:val="left"/>
      <w:pPr>
        <w:ind w:left="5351" w:hanging="401"/>
      </w:pPr>
      <w:rPr>
        <w:rFonts w:hint="default"/>
        <w:lang w:val="en-US" w:eastAsia="en-US" w:bidi="ar-SA"/>
      </w:rPr>
    </w:lvl>
    <w:lvl w:ilvl="6">
      <w:numFmt w:val="bullet"/>
      <w:lvlText w:val="•"/>
      <w:lvlJc w:val="left"/>
      <w:pPr>
        <w:ind w:left="6168" w:hanging="401"/>
      </w:pPr>
      <w:rPr>
        <w:rFonts w:hint="default"/>
        <w:lang w:val="en-US" w:eastAsia="en-US" w:bidi="ar-SA"/>
      </w:rPr>
    </w:lvl>
    <w:lvl w:ilvl="7">
      <w:numFmt w:val="bullet"/>
      <w:lvlText w:val="•"/>
      <w:lvlJc w:val="left"/>
      <w:pPr>
        <w:ind w:left="6986" w:hanging="401"/>
      </w:pPr>
      <w:rPr>
        <w:rFonts w:hint="default"/>
        <w:lang w:val="en-US" w:eastAsia="en-US" w:bidi="ar-SA"/>
      </w:rPr>
    </w:lvl>
    <w:lvl w:ilvl="8">
      <w:numFmt w:val="bullet"/>
      <w:lvlText w:val="•"/>
      <w:lvlJc w:val="left"/>
      <w:pPr>
        <w:ind w:left="7804" w:hanging="401"/>
      </w:pPr>
      <w:rPr>
        <w:rFonts w:hint="default"/>
        <w:lang w:val="en-US" w:eastAsia="en-US" w:bidi="ar-SA"/>
      </w:rPr>
    </w:lvl>
  </w:abstractNum>
  <w:abstractNum w:abstractNumId="10" w15:restartNumberingAfterBreak="0">
    <w:nsid w:val="0F822C66"/>
    <w:multiLevelType w:val="hybridMultilevel"/>
    <w:tmpl w:val="1D32916E"/>
    <w:lvl w:ilvl="0" w:tplc="D5D4D286">
      <w:numFmt w:val="bullet"/>
      <w:lvlText w:val=""/>
      <w:lvlJc w:val="left"/>
      <w:pPr>
        <w:ind w:left="1951" w:hanging="269"/>
      </w:pPr>
      <w:rPr>
        <w:rFonts w:ascii="Symbol" w:eastAsia="Symbol" w:hAnsi="Symbol" w:cs="Symbol" w:hint="default"/>
        <w:w w:val="102"/>
        <w:sz w:val="22"/>
        <w:szCs w:val="22"/>
        <w:lang w:val="en-US" w:eastAsia="en-US" w:bidi="ar-SA"/>
      </w:rPr>
    </w:lvl>
    <w:lvl w:ilvl="1" w:tplc="1A860352">
      <w:numFmt w:val="bullet"/>
      <w:lvlText w:val="•"/>
      <w:lvlJc w:val="left"/>
      <w:pPr>
        <w:ind w:left="2708" w:hanging="269"/>
      </w:pPr>
      <w:rPr>
        <w:rFonts w:hint="default"/>
        <w:lang w:val="en-US" w:eastAsia="en-US" w:bidi="ar-SA"/>
      </w:rPr>
    </w:lvl>
    <w:lvl w:ilvl="2" w:tplc="CD861046">
      <w:numFmt w:val="bullet"/>
      <w:lvlText w:val="•"/>
      <w:lvlJc w:val="left"/>
      <w:pPr>
        <w:ind w:left="3456" w:hanging="269"/>
      </w:pPr>
      <w:rPr>
        <w:rFonts w:hint="default"/>
        <w:lang w:val="en-US" w:eastAsia="en-US" w:bidi="ar-SA"/>
      </w:rPr>
    </w:lvl>
    <w:lvl w:ilvl="3" w:tplc="BD96CD28">
      <w:numFmt w:val="bullet"/>
      <w:lvlText w:val="•"/>
      <w:lvlJc w:val="left"/>
      <w:pPr>
        <w:ind w:left="4204" w:hanging="269"/>
      </w:pPr>
      <w:rPr>
        <w:rFonts w:hint="default"/>
        <w:lang w:val="en-US" w:eastAsia="en-US" w:bidi="ar-SA"/>
      </w:rPr>
    </w:lvl>
    <w:lvl w:ilvl="4" w:tplc="220208BA">
      <w:numFmt w:val="bullet"/>
      <w:lvlText w:val="•"/>
      <w:lvlJc w:val="left"/>
      <w:pPr>
        <w:ind w:left="4952" w:hanging="269"/>
      </w:pPr>
      <w:rPr>
        <w:rFonts w:hint="default"/>
        <w:lang w:val="en-US" w:eastAsia="en-US" w:bidi="ar-SA"/>
      </w:rPr>
    </w:lvl>
    <w:lvl w:ilvl="5" w:tplc="1688DD4C">
      <w:numFmt w:val="bullet"/>
      <w:lvlText w:val="•"/>
      <w:lvlJc w:val="left"/>
      <w:pPr>
        <w:ind w:left="5700" w:hanging="269"/>
      </w:pPr>
      <w:rPr>
        <w:rFonts w:hint="default"/>
        <w:lang w:val="en-US" w:eastAsia="en-US" w:bidi="ar-SA"/>
      </w:rPr>
    </w:lvl>
    <w:lvl w:ilvl="6" w:tplc="6968107A">
      <w:numFmt w:val="bullet"/>
      <w:lvlText w:val="•"/>
      <w:lvlJc w:val="left"/>
      <w:pPr>
        <w:ind w:left="6448" w:hanging="269"/>
      </w:pPr>
      <w:rPr>
        <w:rFonts w:hint="default"/>
        <w:lang w:val="en-US" w:eastAsia="en-US" w:bidi="ar-SA"/>
      </w:rPr>
    </w:lvl>
    <w:lvl w:ilvl="7" w:tplc="7FB4A546">
      <w:numFmt w:val="bullet"/>
      <w:lvlText w:val="•"/>
      <w:lvlJc w:val="left"/>
      <w:pPr>
        <w:ind w:left="7196" w:hanging="269"/>
      </w:pPr>
      <w:rPr>
        <w:rFonts w:hint="default"/>
        <w:lang w:val="en-US" w:eastAsia="en-US" w:bidi="ar-SA"/>
      </w:rPr>
    </w:lvl>
    <w:lvl w:ilvl="8" w:tplc="080AE8C0">
      <w:numFmt w:val="bullet"/>
      <w:lvlText w:val="•"/>
      <w:lvlJc w:val="left"/>
      <w:pPr>
        <w:ind w:left="7944" w:hanging="269"/>
      </w:pPr>
      <w:rPr>
        <w:rFonts w:hint="default"/>
        <w:lang w:val="en-US" w:eastAsia="en-US" w:bidi="ar-SA"/>
      </w:rPr>
    </w:lvl>
  </w:abstractNum>
  <w:abstractNum w:abstractNumId="11" w15:restartNumberingAfterBreak="0">
    <w:nsid w:val="134444A5"/>
    <w:multiLevelType w:val="multilevel"/>
    <w:tmpl w:val="6D04D28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050547"/>
    <w:multiLevelType w:val="multilevel"/>
    <w:tmpl w:val="70A25A2E"/>
    <w:lvl w:ilvl="0">
      <w:start w:val="3"/>
      <w:numFmt w:val="decimal"/>
      <w:lvlText w:val="%1"/>
      <w:lvlJc w:val="left"/>
      <w:pPr>
        <w:ind w:left="883" w:hanging="531"/>
      </w:pPr>
      <w:rPr>
        <w:rFonts w:hint="default"/>
        <w:lang w:val="en-US" w:eastAsia="en-US" w:bidi="ar-SA"/>
      </w:rPr>
    </w:lvl>
    <w:lvl w:ilvl="1">
      <w:start w:val="7"/>
      <w:numFmt w:val="decimal"/>
      <w:lvlText w:val="%1.%2"/>
      <w:lvlJc w:val="left"/>
      <w:pPr>
        <w:ind w:left="883" w:hanging="531"/>
      </w:pPr>
      <w:rPr>
        <w:rFonts w:ascii="Arial" w:eastAsia="Arial" w:hAnsi="Arial" w:cs="Arial" w:hint="default"/>
        <w:spacing w:val="-3"/>
        <w:w w:val="102"/>
        <w:sz w:val="22"/>
        <w:szCs w:val="22"/>
        <w:lang w:val="en-US" w:eastAsia="en-US" w:bidi="ar-SA"/>
      </w:rPr>
    </w:lvl>
    <w:lvl w:ilvl="2">
      <w:numFmt w:val="bullet"/>
      <w:lvlText w:val="❖"/>
      <w:lvlJc w:val="left"/>
      <w:pPr>
        <w:ind w:left="1029" w:hanging="339"/>
      </w:pPr>
      <w:rPr>
        <w:rFonts w:ascii="DejaVu Sans" w:eastAsia="DejaVu Sans" w:hAnsi="DejaVu Sans" w:cs="DejaVu Sans" w:hint="default"/>
        <w:w w:val="101"/>
        <w:sz w:val="22"/>
        <w:szCs w:val="22"/>
        <w:lang w:val="en-US" w:eastAsia="en-US" w:bidi="ar-SA"/>
      </w:rPr>
    </w:lvl>
    <w:lvl w:ilvl="3">
      <w:numFmt w:val="bullet"/>
      <w:lvlText w:val="•"/>
      <w:lvlJc w:val="left"/>
      <w:pPr>
        <w:ind w:left="2891" w:hanging="339"/>
      </w:pPr>
      <w:rPr>
        <w:rFonts w:hint="default"/>
        <w:lang w:val="en-US" w:eastAsia="en-US" w:bidi="ar-SA"/>
      </w:rPr>
    </w:lvl>
    <w:lvl w:ilvl="4">
      <w:numFmt w:val="bullet"/>
      <w:lvlText w:val="•"/>
      <w:lvlJc w:val="left"/>
      <w:pPr>
        <w:ind w:left="3826" w:hanging="339"/>
      </w:pPr>
      <w:rPr>
        <w:rFonts w:hint="default"/>
        <w:lang w:val="en-US" w:eastAsia="en-US" w:bidi="ar-SA"/>
      </w:rPr>
    </w:lvl>
    <w:lvl w:ilvl="5">
      <w:numFmt w:val="bullet"/>
      <w:lvlText w:val="•"/>
      <w:lvlJc w:val="left"/>
      <w:pPr>
        <w:ind w:left="4762" w:hanging="339"/>
      </w:pPr>
      <w:rPr>
        <w:rFonts w:hint="default"/>
        <w:lang w:val="en-US" w:eastAsia="en-US" w:bidi="ar-SA"/>
      </w:rPr>
    </w:lvl>
    <w:lvl w:ilvl="6">
      <w:numFmt w:val="bullet"/>
      <w:lvlText w:val="•"/>
      <w:lvlJc w:val="left"/>
      <w:pPr>
        <w:ind w:left="5697" w:hanging="339"/>
      </w:pPr>
      <w:rPr>
        <w:rFonts w:hint="default"/>
        <w:lang w:val="en-US" w:eastAsia="en-US" w:bidi="ar-SA"/>
      </w:rPr>
    </w:lvl>
    <w:lvl w:ilvl="7">
      <w:numFmt w:val="bullet"/>
      <w:lvlText w:val="•"/>
      <w:lvlJc w:val="left"/>
      <w:pPr>
        <w:ind w:left="6633" w:hanging="339"/>
      </w:pPr>
      <w:rPr>
        <w:rFonts w:hint="default"/>
        <w:lang w:val="en-US" w:eastAsia="en-US" w:bidi="ar-SA"/>
      </w:rPr>
    </w:lvl>
    <w:lvl w:ilvl="8">
      <w:numFmt w:val="bullet"/>
      <w:lvlText w:val="•"/>
      <w:lvlJc w:val="left"/>
      <w:pPr>
        <w:ind w:left="7568" w:hanging="339"/>
      </w:pPr>
      <w:rPr>
        <w:rFonts w:hint="default"/>
        <w:lang w:val="en-US" w:eastAsia="en-US" w:bidi="ar-SA"/>
      </w:rPr>
    </w:lvl>
  </w:abstractNum>
  <w:abstractNum w:abstractNumId="13" w15:restartNumberingAfterBreak="0">
    <w:nsid w:val="165203B9"/>
    <w:multiLevelType w:val="multilevel"/>
    <w:tmpl w:val="1BAE2BC0"/>
    <w:lvl w:ilvl="0">
      <w:start w:val="9"/>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7F3022E"/>
    <w:multiLevelType w:val="multilevel"/>
    <w:tmpl w:val="96362A3C"/>
    <w:lvl w:ilvl="0">
      <w:start w:val="9"/>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D7B1DCD"/>
    <w:multiLevelType w:val="multilevel"/>
    <w:tmpl w:val="EABCEEAE"/>
    <w:lvl w:ilvl="0">
      <w:start w:val="11"/>
      <w:numFmt w:val="decimal"/>
      <w:lvlText w:val="%1"/>
      <w:lvlJc w:val="left"/>
      <w:pPr>
        <w:ind w:left="2083" w:hanging="696"/>
      </w:pPr>
      <w:rPr>
        <w:rFonts w:hint="default"/>
        <w:lang w:val="en-US" w:eastAsia="en-US" w:bidi="ar-SA"/>
      </w:rPr>
    </w:lvl>
    <w:lvl w:ilvl="1">
      <w:start w:val="2"/>
      <w:numFmt w:val="decimal"/>
      <w:lvlText w:val="%1.%2"/>
      <w:lvlJc w:val="left"/>
      <w:pPr>
        <w:ind w:left="2083" w:hanging="696"/>
      </w:pPr>
      <w:rPr>
        <w:rFonts w:ascii="Arial" w:eastAsia="Arial" w:hAnsi="Arial" w:cs="Arial" w:hint="default"/>
        <w:spacing w:val="-2"/>
        <w:w w:val="103"/>
        <w:sz w:val="18"/>
        <w:szCs w:val="18"/>
        <w:lang w:val="en-US" w:eastAsia="en-US" w:bidi="ar-SA"/>
      </w:rPr>
    </w:lvl>
    <w:lvl w:ilvl="2">
      <w:start w:val="1"/>
      <w:numFmt w:val="decimal"/>
      <w:lvlText w:val="%1.%2.%3"/>
      <w:lvlJc w:val="left"/>
      <w:pPr>
        <w:ind w:left="2083" w:hanging="696"/>
      </w:pPr>
      <w:rPr>
        <w:rFonts w:ascii="Arial" w:eastAsia="Arial" w:hAnsi="Arial" w:cs="Arial" w:hint="default"/>
        <w:spacing w:val="-2"/>
        <w:w w:val="103"/>
        <w:sz w:val="18"/>
        <w:szCs w:val="18"/>
        <w:lang w:val="en-US" w:eastAsia="en-US" w:bidi="ar-SA"/>
      </w:rPr>
    </w:lvl>
    <w:lvl w:ilvl="3">
      <w:numFmt w:val="bullet"/>
      <w:lvlText w:val="•"/>
      <w:lvlJc w:val="left"/>
      <w:pPr>
        <w:ind w:left="4288" w:hanging="696"/>
      </w:pPr>
      <w:rPr>
        <w:rFonts w:hint="default"/>
        <w:lang w:val="en-US" w:eastAsia="en-US" w:bidi="ar-SA"/>
      </w:rPr>
    </w:lvl>
    <w:lvl w:ilvl="4">
      <w:numFmt w:val="bullet"/>
      <w:lvlText w:val="•"/>
      <w:lvlJc w:val="left"/>
      <w:pPr>
        <w:ind w:left="5024" w:hanging="696"/>
      </w:pPr>
      <w:rPr>
        <w:rFonts w:hint="default"/>
        <w:lang w:val="en-US" w:eastAsia="en-US" w:bidi="ar-SA"/>
      </w:rPr>
    </w:lvl>
    <w:lvl w:ilvl="5">
      <w:numFmt w:val="bullet"/>
      <w:lvlText w:val="•"/>
      <w:lvlJc w:val="left"/>
      <w:pPr>
        <w:ind w:left="5760" w:hanging="696"/>
      </w:pPr>
      <w:rPr>
        <w:rFonts w:hint="default"/>
        <w:lang w:val="en-US" w:eastAsia="en-US" w:bidi="ar-SA"/>
      </w:rPr>
    </w:lvl>
    <w:lvl w:ilvl="6">
      <w:numFmt w:val="bullet"/>
      <w:lvlText w:val="•"/>
      <w:lvlJc w:val="left"/>
      <w:pPr>
        <w:ind w:left="6496" w:hanging="696"/>
      </w:pPr>
      <w:rPr>
        <w:rFonts w:hint="default"/>
        <w:lang w:val="en-US" w:eastAsia="en-US" w:bidi="ar-SA"/>
      </w:rPr>
    </w:lvl>
    <w:lvl w:ilvl="7">
      <w:numFmt w:val="bullet"/>
      <w:lvlText w:val="•"/>
      <w:lvlJc w:val="left"/>
      <w:pPr>
        <w:ind w:left="7232" w:hanging="696"/>
      </w:pPr>
      <w:rPr>
        <w:rFonts w:hint="default"/>
        <w:lang w:val="en-US" w:eastAsia="en-US" w:bidi="ar-SA"/>
      </w:rPr>
    </w:lvl>
    <w:lvl w:ilvl="8">
      <w:numFmt w:val="bullet"/>
      <w:lvlText w:val="•"/>
      <w:lvlJc w:val="left"/>
      <w:pPr>
        <w:ind w:left="7968" w:hanging="696"/>
      </w:pPr>
      <w:rPr>
        <w:rFonts w:hint="default"/>
        <w:lang w:val="en-US" w:eastAsia="en-US" w:bidi="ar-SA"/>
      </w:rPr>
    </w:lvl>
  </w:abstractNum>
  <w:abstractNum w:abstractNumId="16" w15:restartNumberingAfterBreak="0">
    <w:nsid w:val="2057720E"/>
    <w:multiLevelType w:val="multilevel"/>
    <w:tmpl w:val="83664F54"/>
    <w:lvl w:ilvl="0">
      <w:start w:val="1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1EC221E"/>
    <w:multiLevelType w:val="multilevel"/>
    <w:tmpl w:val="3B9ACC24"/>
    <w:lvl w:ilvl="0">
      <w:start w:val="9"/>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44E0E91"/>
    <w:multiLevelType w:val="hybridMultilevel"/>
    <w:tmpl w:val="FD2AC5E2"/>
    <w:lvl w:ilvl="0" w:tplc="1C090019">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 w15:restartNumberingAfterBreak="0">
    <w:nsid w:val="252373D3"/>
    <w:multiLevelType w:val="multilevel"/>
    <w:tmpl w:val="5ABEA76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52B1F7D"/>
    <w:multiLevelType w:val="multilevel"/>
    <w:tmpl w:val="866C4694"/>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467F89"/>
    <w:multiLevelType w:val="multilevel"/>
    <w:tmpl w:val="0A4436AA"/>
    <w:lvl w:ilvl="0">
      <w:start w:val="9"/>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EE71E4B"/>
    <w:multiLevelType w:val="multilevel"/>
    <w:tmpl w:val="E2B0121A"/>
    <w:lvl w:ilvl="0">
      <w:start w:val="6"/>
      <w:numFmt w:val="decimal"/>
      <w:lvlText w:val="%1"/>
      <w:lvlJc w:val="left"/>
      <w:pPr>
        <w:ind w:left="883" w:hanging="531"/>
      </w:pPr>
      <w:rPr>
        <w:rFonts w:hint="default"/>
        <w:b/>
        <w:bCs/>
        <w:w w:val="102"/>
        <w:lang w:val="en-US" w:eastAsia="en-US" w:bidi="ar-SA"/>
      </w:rPr>
    </w:lvl>
    <w:lvl w:ilvl="1">
      <w:start w:val="1"/>
      <w:numFmt w:val="decimal"/>
      <w:lvlText w:val="%1.%2"/>
      <w:lvlJc w:val="left"/>
      <w:pPr>
        <w:ind w:left="883" w:hanging="531"/>
      </w:pPr>
      <w:rPr>
        <w:rFonts w:ascii="Arial" w:eastAsia="Arial" w:hAnsi="Arial" w:cs="Arial" w:hint="default"/>
        <w:spacing w:val="-3"/>
        <w:w w:val="102"/>
        <w:sz w:val="22"/>
        <w:szCs w:val="22"/>
        <w:lang w:val="en-US" w:eastAsia="en-US" w:bidi="ar-SA"/>
      </w:rPr>
    </w:lvl>
    <w:lvl w:ilvl="2">
      <w:numFmt w:val="bullet"/>
      <w:lvlText w:val=""/>
      <w:lvlJc w:val="left"/>
      <w:pPr>
        <w:ind w:left="2083" w:hanging="401"/>
      </w:pPr>
      <w:rPr>
        <w:rFonts w:ascii="Symbol" w:eastAsia="Symbol" w:hAnsi="Symbol" w:cs="Symbol" w:hint="default"/>
        <w:w w:val="102"/>
        <w:sz w:val="22"/>
        <w:szCs w:val="22"/>
        <w:lang w:val="en-US" w:eastAsia="en-US" w:bidi="ar-SA"/>
      </w:rPr>
    </w:lvl>
    <w:lvl w:ilvl="3">
      <w:numFmt w:val="bullet"/>
      <w:lvlText w:val="•"/>
      <w:lvlJc w:val="left"/>
      <w:pPr>
        <w:ind w:left="3715" w:hanging="401"/>
      </w:pPr>
      <w:rPr>
        <w:rFonts w:hint="default"/>
        <w:lang w:val="en-US" w:eastAsia="en-US" w:bidi="ar-SA"/>
      </w:rPr>
    </w:lvl>
    <w:lvl w:ilvl="4">
      <w:numFmt w:val="bullet"/>
      <w:lvlText w:val="•"/>
      <w:lvlJc w:val="left"/>
      <w:pPr>
        <w:ind w:left="4533" w:hanging="401"/>
      </w:pPr>
      <w:rPr>
        <w:rFonts w:hint="default"/>
        <w:lang w:val="en-US" w:eastAsia="en-US" w:bidi="ar-SA"/>
      </w:rPr>
    </w:lvl>
    <w:lvl w:ilvl="5">
      <w:numFmt w:val="bullet"/>
      <w:lvlText w:val="•"/>
      <w:lvlJc w:val="left"/>
      <w:pPr>
        <w:ind w:left="5351" w:hanging="401"/>
      </w:pPr>
      <w:rPr>
        <w:rFonts w:hint="default"/>
        <w:lang w:val="en-US" w:eastAsia="en-US" w:bidi="ar-SA"/>
      </w:rPr>
    </w:lvl>
    <w:lvl w:ilvl="6">
      <w:numFmt w:val="bullet"/>
      <w:lvlText w:val="•"/>
      <w:lvlJc w:val="left"/>
      <w:pPr>
        <w:ind w:left="6168" w:hanging="401"/>
      </w:pPr>
      <w:rPr>
        <w:rFonts w:hint="default"/>
        <w:lang w:val="en-US" w:eastAsia="en-US" w:bidi="ar-SA"/>
      </w:rPr>
    </w:lvl>
    <w:lvl w:ilvl="7">
      <w:numFmt w:val="bullet"/>
      <w:lvlText w:val="•"/>
      <w:lvlJc w:val="left"/>
      <w:pPr>
        <w:ind w:left="6986" w:hanging="401"/>
      </w:pPr>
      <w:rPr>
        <w:rFonts w:hint="default"/>
        <w:lang w:val="en-US" w:eastAsia="en-US" w:bidi="ar-SA"/>
      </w:rPr>
    </w:lvl>
    <w:lvl w:ilvl="8">
      <w:numFmt w:val="bullet"/>
      <w:lvlText w:val="•"/>
      <w:lvlJc w:val="left"/>
      <w:pPr>
        <w:ind w:left="7804" w:hanging="401"/>
      </w:pPr>
      <w:rPr>
        <w:rFonts w:hint="default"/>
        <w:lang w:val="en-US" w:eastAsia="en-US" w:bidi="ar-SA"/>
      </w:rPr>
    </w:lvl>
  </w:abstractNum>
  <w:abstractNum w:abstractNumId="23" w15:restartNumberingAfterBreak="0">
    <w:nsid w:val="2F434699"/>
    <w:multiLevelType w:val="multilevel"/>
    <w:tmpl w:val="2C3C5FF2"/>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FD52EAB"/>
    <w:multiLevelType w:val="hybridMultilevel"/>
    <w:tmpl w:val="0B96BED2"/>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25" w15:restartNumberingAfterBreak="0">
    <w:nsid w:val="339B7BAA"/>
    <w:multiLevelType w:val="multilevel"/>
    <w:tmpl w:val="1CBEF166"/>
    <w:lvl w:ilvl="0">
      <w:start w:val="10"/>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6EB187B"/>
    <w:multiLevelType w:val="multilevel"/>
    <w:tmpl w:val="D5BE7DD4"/>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BB96F15"/>
    <w:multiLevelType w:val="multilevel"/>
    <w:tmpl w:val="88CCA1B4"/>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CC04A03"/>
    <w:multiLevelType w:val="hybridMultilevel"/>
    <w:tmpl w:val="0CEE4F02"/>
    <w:lvl w:ilvl="0" w:tplc="1C090001">
      <w:start w:val="1"/>
      <w:numFmt w:val="bullet"/>
      <w:lvlText w:val=""/>
      <w:lvlJc w:val="left"/>
      <w:pPr>
        <w:ind w:left="1713" w:hanging="360"/>
      </w:pPr>
      <w:rPr>
        <w:rFonts w:ascii="Symbol" w:hAnsi="Symbol" w:hint="default"/>
      </w:rPr>
    </w:lvl>
    <w:lvl w:ilvl="1" w:tplc="1C090003" w:tentative="1">
      <w:start w:val="1"/>
      <w:numFmt w:val="bullet"/>
      <w:lvlText w:val="o"/>
      <w:lvlJc w:val="left"/>
      <w:pPr>
        <w:ind w:left="2433" w:hanging="360"/>
      </w:pPr>
      <w:rPr>
        <w:rFonts w:ascii="Courier New" w:hAnsi="Courier New" w:cs="Courier New" w:hint="default"/>
      </w:rPr>
    </w:lvl>
    <w:lvl w:ilvl="2" w:tplc="1C090005" w:tentative="1">
      <w:start w:val="1"/>
      <w:numFmt w:val="bullet"/>
      <w:lvlText w:val=""/>
      <w:lvlJc w:val="left"/>
      <w:pPr>
        <w:ind w:left="3153" w:hanging="360"/>
      </w:pPr>
      <w:rPr>
        <w:rFonts w:ascii="Wingdings" w:hAnsi="Wingdings" w:hint="default"/>
      </w:rPr>
    </w:lvl>
    <w:lvl w:ilvl="3" w:tplc="1C090001" w:tentative="1">
      <w:start w:val="1"/>
      <w:numFmt w:val="bullet"/>
      <w:lvlText w:val=""/>
      <w:lvlJc w:val="left"/>
      <w:pPr>
        <w:ind w:left="3873" w:hanging="360"/>
      </w:pPr>
      <w:rPr>
        <w:rFonts w:ascii="Symbol" w:hAnsi="Symbol" w:hint="default"/>
      </w:rPr>
    </w:lvl>
    <w:lvl w:ilvl="4" w:tplc="1C090003" w:tentative="1">
      <w:start w:val="1"/>
      <w:numFmt w:val="bullet"/>
      <w:lvlText w:val="o"/>
      <w:lvlJc w:val="left"/>
      <w:pPr>
        <w:ind w:left="4593" w:hanging="360"/>
      </w:pPr>
      <w:rPr>
        <w:rFonts w:ascii="Courier New" w:hAnsi="Courier New" w:cs="Courier New" w:hint="default"/>
      </w:rPr>
    </w:lvl>
    <w:lvl w:ilvl="5" w:tplc="1C090005" w:tentative="1">
      <w:start w:val="1"/>
      <w:numFmt w:val="bullet"/>
      <w:lvlText w:val=""/>
      <w:lvlJc w:val="left"/>
      <w:pPr>
        <w:ind w:left="5313" w:hanging="360"/>
      </w:pPr>
      <w:rPr>
        <w:rFonts w:ascii="Wingdings" w:hAnsi="Wingdings" w:hint="default"/>
      </w:rPr>
    </w:lvl>
    <w:lvl w:ilvl="6" w:tplc="1C090001" w:tentative="1">
      <w:start w:val="1"/>
      <w:numFmt w:val="bullet"/>
      <w:lvlText w:val=""/>
      <w:lvlJc w:val="left"/>
      <w:pPr>
        <w:ind w:left="6033" w:hanging="360"/>
      </w:pPr>
      <w:rPr>
        <w:rFonts w:ascii="Symbol" w:hAnsi="Symbol" w:hint="default"/>
      </w:rPr>
    </w:lvl>
    <w:lvl w:ilvl="7" w:tplc="1C090003" w:tentative="1">
      <w:start w:val="1"/>
      <w:numFmt w:val="bullet"/>
      <w:lvlText w:val="o"/>
      <w:lvlJc w:val="left"/>
      <w:pPr>
        <w:ind w:left="6753" w:hanging="360"/>
      </w:pPr>
      <w:rPr>
        <w:rFonts w:ascii="Courier New" w:hAnsi="Courier New" w:cs="Courier New" w:hint="default"/>
      </w:rPr>
    </w:lvl>
    <w:lvl w:ilvl="8" w:tplc="1C090005" w:tentative="1">
      <w:start w:val="1"/>
      <w:numFmt w:val="bullet"/>
      <w:lvlText w:val=""/>
      <w:lvlJc w:val="left"/>
      <w:pPr>
        <w:ind w:left="7473" w:hanging="360"/>
      </w:pPr>
      <w:rPr>
        <w:rFonts w:ascii="Wingdings" w:hAnsi="Wingdings" w:hint="default"/>
      </w:rPr>
    </w:lvl>
  </w:abstractNum>
  <w:abstractNum w:abstractNumId="29" w15:restartNumberingAfterBreak="0">
    <w:nsid w:val="3F781B11"/>
    <w:multiLevelType w:val="hybridMultilevel"/>
    <w:tmpl w:val="0EC4CFBE"/>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423E7EC3"/>
    <w:multiLevelType w:val="multilevel"/>
    <w:tmpl w:val="BAC0E29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D5752A"/>
    <w:multiLevelType w:val="multilevel"/>
    <w:tmpl w:val="445A8EFA"/>
    <w:lvl w:ilvl="0">
      <w:start w:val="4"/>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86344F8"/>
    <w:multiLevelType w:val="hybridMultilevel"/>
    <w:tmpl w:val="453A4C64"/>
    <w:lvl w:ilvl="0" w:tplc="EF2E6C20">
      <w:numFmt w:val="bullet"/>
      <w:lvlText w:val=""/>
      <w:lvlJc w:val="left"/>
      <w:pPr>
        <w:ind w:left="1951" w:hanging="269"/>
      </w:pPr>
      <w:rPr>
        <w:rFonts w:ascii="Symbol" w:eastAsia="Symbol" w:hAnsi="Symbol" w:cs="Symbol" w:hint="default"/>
        <w:w w:val="102"/>
        <w:sz w:val="22"/>
        <w:szCs w:val="22"/>
        <w:lang w:val="en-US" w:eastAsia="en-US" w:bidi="ar-SA"/>
      </w:rPr>
    </w:lvl>
    <w:lvl w:ilvl="1" w:tplc="8C48123E">
      <w:numFmt w:val="bullet"/>
      <w:lvlText w:val="•"/>
      <w:lvlJc w:val="left"/>
      <w:pPr>
        <w:ind w:left="2708" w:hanging="269"/>
      </w:pPr>
      <w:rPr>
        <w:rFonts w:hint="default"/>
        <w:lang w:val="en-US" w:eastAsia="en-US" w:bidi="ar-SA"/>
      </w:rPr>
    </w:lvl>
    <w:lvl w:ilvl="2" w:tplc="455AED26">
      <w:numFmt w:val="bullet"/>
      <w:lvlText w:val="•"/>
      <w:lvlJc w:val="left"/>
      <w:pPr>
        <w:ind w:left="3456" w:hanging="269"/>
      </w:pPr>
      <w:rPr>
        <w:rFonts w:hint="default"/>
        <w:lang w:val="en-US" w:eastAsia="en-US" w:bidi="ar-SA"/>
      </w:rPr>
    </w:lvl>
    <w:lvl w:ilvl="3" w:tplc="6A72274E">
      <w:numFmt w:val="bullet"/>
      <w:lvlText w:val="•"/>
      <w:lvlJc w:val="left"/>
      <w:pPr>
        <w:ind w:left="4204" w:hanging="269"/>
      </w:pPr>
      <w:rPr>
        <w:rFonts w:hint="default"/>
        <w:lang w:val="en-US" w:eastAsia="en-US" w:bidi="ar-SA"/>
      </w:rPr>
    </w:lvl>
    <w:lvl w:ilvl="4" w:tplc="546042CA">
      <w:numFmt w:val="bullet"/>
      <w:lvlText w:val="•"/>
      <w:lvlJc w:val="left"/>
      <w:pPr>
        <w:ind w:left="4952" w:hanging="269"/>
      </w:pPr>
      <w:rPr>
        <w:rFonts w:hint="default"/>
        <w:lang w:val="en-US" w:eastAsia="en-US" w:bidi="ar-SA"/>
      </w:rPr>
    </w:lvl>
    <w:lvl w:ilvl="5" w:tplc="8D36E782">
      <w:numFmt w:val="bullet"/>
      <w:lvlText w:val="•"/>
      <w:lvlJc w:val="left"/>
      <w:pPr>
        <w:ind w:left="5700" w:hanging="269"/>
      </w:pPr>
      <w:rPr>
        <w:rFonts w:hint="default"/>
        <w:lang w:val="en-US" w:eastAsia="en-US" w:bidi="ar-SA"/>
      </w:rPr>
    </w:lvl>
    <w:lvl w:ilvl="6" w:tplc="F95ABAA4">
      <w:numFmt w:val="bullet"/>
      <w:lvlText w:val="•"/>
      <w:lvlJc w:val="left"/>
      <w:pPr>
        <w:ind w:left="6448" w:hanging="269"/>
      </w:pPr>
      <w:rPr>
        <w:rFonts w:hint="default"/>
        <w:lang w:val="en-US" w:eastAsia="en-US" w:bidi="ar-SA"/>
      </w:rPr>
    </w:lvl>
    <w:lvl w:ilvl="7" w:tplc="BC34A3F8">
      <w:numFmt w:val="bullet"/>
      <w:lvlText w:val="•"/>
      <w:lvlJc w:val="left"/>
      <w:pPr>
        <w:ind w:left="7196" w:hanging="269"/>
      </w:pPr>
      <w:rPr>
        <w:rFonts w:hint="default"/>
        <w:lang w:val="en-US" w:eastAsia="en-US" w:bidi="ar-SA"/>
      </w:rPr>
    </w:lvl>
    <w:lvl w:ilvl="8" w:tplc="E2B0FF56">
      <w:numFmt w:val="bullet"/>
      <w:lvlText w:val="•"/>
      <w:lvlJc w:val="left"/>
      <w:pPr>
        <w:ind w:left="7944" w:hanging="269"/>
      </w:pPr>
      <w:rPr>
        <w:rFonts w:hint="default"/>
        <w:lang w:val="en-US" w:eastAsia="en-US" w:bidi="ar-SA"/>
      </w:rPr>
    </w:lvl>
  </w:abstractNum>
  <w:abstractNum w:abstractNumId="33" w15:restartNumberingAfterBreak="0">
    <w:nsid w:val="4863522F"/>
    <w:multiLevelType w:val="multilevel"/>
    <w:tmpl w:val="31D04D8C"/>
    <w:lvl w:ilvl="0">
      <w:start w:val="1"/>
      <w:numFmt w:val="decimal"/>
      <w:lvlText w:val="%1."/>
      <w:lvlJc w:val="left"/>
      <w:pPr>
        <w:ind w:left="883" w:hanging="531"/>
        <w:jc w:val="right"/>
      </w:pPr>
      <w:rPr>
        <w:rFonts w:ascii="Arial" w:eastAsia="Arial" w:hAnsi="Arial" w:cs="Arial" w:hint="default"/>
        <w:b/>
        <w:bCs/>
        <w:spacing w:val="-3"/>
        <w:w w:val="102"/>
        <w:sz w:val="22"/>
        <w:szCs w:val="22"/>
        <w:lang w:val="en-US" w:eastAsia="en-US" w:bidi="ar-SA"/>
      </w:rPr>
    </w:lvl>
    <w:lvl w:ilvl="1">
      <w:start w:val="1"/>
      <w:numFmt w:val="decimal"/>
      <w:lvlText w:val="%1.%2"/>
      <w:lvlJc w:val="left"/>
      <w:pPr>
        <w:ind w:left="883" w:hanging="531"/>
      </w:pPr>
      <w:rPr>
        <w:rFonts w:ascii="Arial" w:eastAsia="Arial" w:hAnsi="Arial" w:cs="Arial" w:hint="default"/>
        <w:spacing w:val="-3"/>
        <w:w w:val="102"/>
        <w:sz w:val="22"/>
        <w:szCs w:val="22"/>
        <w:lang w:val="en-US" w:eastAsia="en-US" w:bidi="ar-SA"/>
      </w:rPr>
    </w:lvl>
    <w:lvl w:ilvl="2">
      <w:numFmt w:val="bullet"/>
      <w:lvlText w:val="•"/>
      <w:lvlJc w:val="left"/>
      <w:pPr>
        <w:ind w:left="1420" w:hanging="531"/>
      </w:pPr>
      <w:rPr>
        <w:rFonts w:hint="default"/>
        <w:lang w:val="en-US" w:eastAsia="en-US" w:bidi="ar-SA"/>
      </w:rPr>
    </w:lvl>
    <w:lvl w:ilvl="3">
      <w:numFmt w:val="bullet"/>
      <w:lvlText w:val="•"/>
      <w:lvlJc w:val="left"/>
      <w:pPr>
        <w:ind w:left="2422" w:hanging="531"/>
      </w:pPr>
      <w:rPr>
        <w:rFonts w:hint="default"/>
        <w:lang w:val="en-US" w:eastAsia="en-US" w:bidi="ar-SA"/>
      </w:rPr>
    </w:lvl>
    <w:lvl w:ilvl="4">
      <w:numFmt w:val="bullet"/>
      <w:lvlText w:val="•"/>
      <w:lvlJc w:val="left"/>
      <w:pPr>
        <w:ind w:left="3425" w:hanging="531"/>
      </w:pPr>
      <w:rPr>
        <w:rFonts w:hint="default"/>
        <w:lang w:val="en-US" w:eastAsia="en-US" w:bidi="ar-SA"/>
      </w:rPr>
    </w:lvl>
    <w:lvl w:ilvl="5">
      <w:numFmt w:val="bullet"/>
      <w:lvlText w:val="•"/>
      <w:lvlJc w:val="left"/>
      <w:pPr>
        <w:ind w:left="4427" w:hanging="531"/>
      </w:pPr>
      <w:rPr>
        <w:rFonts w:hint="default"/>
        <w:lang w:val="en-US" w:eastAsia="en-US" w:bidi="ar-SA"/>
      </w:rPr>
    </w:lvl>
    <w:lvl w:ilvl="6">
      <w:numFmt w:val="bullet"/>
      <w:lvlText w:val="•"/>
      <w:lvlJc w:val="left"/>
      <w:pPr>
        <w:ind w:left="5430" w:hanging="531"/>
      </w:pPr>
      <w:rPr>
        <w:rFonts w:hint="default"/>
        <w:lang w:val="en-US" w:eastAsia="en-US" w:bidi="ar-SA"/>
      </w:rPr>
    </w:lvl>
    <w:lvl w:ilvl="7">
      <w:numFmt w:val="bullet"/>
      <w:lvlText w:val="•"/>
      <w:lvlJc w:val="left"/>
      <w:pPr>
        <w:ind w:left="6432" w:hanging="531"/>
      </w:pPr>
      <w:rPr>
        <w:rFonts w:hint="default"/>
        <w:lang w:val="en-US" w:eastAsia="en-US" w:bidi="ar-SA"/>
      </w:rPr>
    </w:lvl>
    <w:lvl w:ilvl="8">
      <w:numFmt w:val="bullet"/>
      <w:lvlText w:val="•"/>
      <w:lvlJc w:val="left"/>
      <w:pPr>
        <w:ind w:left="7435" w:hanging="531"/>
      </w:pPr>
      <w:rPr>
        <w:rFonts w:hint="default"/>
        <w:lang w:val="en-US" w:eastAsia="en-US" w:bidi="ar-SA"/>
      </w:rPr>
    </w:lvl>
  </w:abstractNum>
  <w:abstractNum w:abstractNumId="34" w15:restartNumberingAfterBreak="0">
    <w:nsid w:val="4BBC248F"/>
    <w:multiLevelType w:val="multilevel"/>
    <w:tmpl w:val="65307BC4"/>
    <w:lvl w:ilvl="0">
      <w:start w:val="10"/>
      <w:numFmt w:val="decimal"/>
      <w:lvlText w:val="%1"/>
      <w:lvlJc w:val="left"/>
      <w:pPr>
        <w:ind w:left="540" w:hanging="540"/>
      </w:pPr>
      <w:rPr>
        <w:rFonts w:hint="default"/>
      </w:rPr>
    </w:lvl>
    <w:lvl w:ilvl="1">
      <w:start w:val="10"/>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D3A7930"/>
    <w:multiLevelType w:val="multilevel"/>
    <w:tmpl w:val="15466A08"/>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13704B4"/>
    <w:multiLevelType w:val="hybridMultilevel"/>
    <w:tmpl w:val="1E52AE20"/>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37" w15:restartNumberingAfterBreak="0">
    <w:nsid w:val="54D64ED7"/>
    <w:multiLevelType w:val="multilevel"/>
    <w:tmpl w:val="82068AB8"/>
    <w:lvl w:ilvl="0">
      <w:start w:val="3"/>
      <w:numFmt w:val="decimal"/>
      <w:lvlText w:val="%1"/>
      <w:lvlJc w:val="left"/>
      <w:pPr>
        <w:ind w:left="360" w:hanging="360"/>
      </w:pPr>
      <w:rPr>
        <w:rFonts w:hint="default"/>
      </w:rPr>
    </w:lvl>
    <w:lvl w:ilvl="1">
      <w:start w:val="1"/>
      <w:numFmt w:val="decimal"/>
      <w:lvlText w:val="%1.%2"/>
      <w:lvlJc w:val="left"/>
      <w:pPr>
        <w:ind w:left="712" w:hanging="36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38" w15:restartNumberingAfterBreak="0">
    <w:nsid w:val="5986279B"/>
    <w:multiLevelType w:val="multilevel"/>
    <w:tmpl w:val="405ECF76"/>
    <w:lvl w:ilvl="0">
      <w:start w:val="9"/>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E744C21"/>
    <w:multiLevelType w:val="multilevel"/>
    <w:tmpl w:val="CAF498F4"/>
    <w:lvl w:ilvl="0">
      <w:start w:val="9"/>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10"/>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ED2560D"/>
    <w:multiLevelType w:val="multilevel"/>
    <w:tmpl w:val="F3DAA7E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5EE21A5"/>
    <w:multiLevelType w:val="multilevel"/>
    <w:tmpl w:val="E5B28C28"/>
    <w:lvl w:ilvl="0">
      <w:start w:val="9"/>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9"/>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6E3672C"/>
    <w:multiLevelType w:val="hybridMultilevel"/>
    <w:tmpl w:val="82E28DCC"/>
    <w:lvl w:ilvl="0" w:tplc="45287DD2">
      <w:numFmt w:val="bullet"/>
      <w:lvlText w:val=""/>
      <w:lvlJc w:val="left"/>
      <w:pPr>
        <w:ind w:left="1951" w:hanging="269"/>
      </w:pPr>
      <w:rPr>
        <w:rFonts w:ascii="Symbol" w:eastAsia="Symbol" w:hAnsi="Symbol" w:cs="Symbol" w:hint="default"/>
        <w:w w:val="102"/>
        <w:sz w:val="22"/>
        <w:szCs w:val="22"/>
        <w:lang w:val="en-US" w:eastAsia="en-US" w:bidi="ar-SA"/>
      </w:rPr>
    </w:lvl>
    <w:lvl w:ilvl="1" w:tplc="76B6AF62">
      <w:numFmt w:val="bullet"/>
      <w:lvlText w:val="•"/>
      <w:lvlJc w:val="left"/>
      <w:pPr>
        <w:ind w:left="2708" w:hanging="269"/>
      </w:pPr>
      <w:rPr>
        <w:rFonts w:hint="default"/>
        <w:lang w:val="en-US" w:eastAsia="en-US" w:bidi="ar-SA"/>
      </w:rPr>
    </w:lvl>
    <w:lvl w:ilvl="2" w:tplc="E82C9EA8">
      <w:numFmt w:val="bullet"/>
      <w:lvlText w:val="•"/>
      <w:lvlJc w:val="left"/>
      <w:pPr>
        <w:ind w:left="3456" w:hanging="269"/>
      </w:pPr>
      <w:rPr>
        <w:rFonts w:hint="default"/>
        <w:lang w:val="en-US" w:eastAsia="en-US" w:bidi="ar-SA"/>
      </w:rPr>
    </w:lvl>
    <w:lvl w:ilvl="3" w:tplc="35A434BA">
      <w:numFmt w:val="bullet"/>
      <w:lvlText w:val="•"/>
      <w:lvlJc w:val="left"/>
      <w:pPr>
        <w:ind w:left="4204" w:hanging="269"/>
      </w:pPr>
      <w:rPr>
        <w:rFonts w:hint="default"/>
        <w:lang w:val="en-US" w:eastAsia="en-US" w:bidi="ar-SA"/>
      </w:rPr>
    </w:lvl>
    <w:lvl w:ilvl="4" w:tplc="12128FF4">
      <w:numFmt w:val="bullet"/>
      <w:lvlText w:val="•"/>
      <w:lvlJc w:val="left"/>
      <w:pPr>
        <w:ind w:left="4952" w:hanging="269"/>
      </w:pPr>
      <w:rPr>
        <w:rFonts w:hint="default"/>
        <w:lang w:val="en-US" w:eastAsia="en-US" w:bidi="ar-SA"/>
      </w:rPr>
    </w:lvl>
    <w:lvl w:ilvl="5" w:tplc="26AE458E">
      <w:numFmt w:val="bullet"/>
      <w:lvlText w:val="•"/>
      <w:lvlJc w:val="left"/>
      <w:pPr>
        <w:ind w:left="5700" w:hanging="269"/>
      </w:pPr>
      <w:rPr>
        <w:rFonts w:hint="default"/>
        <w:lang w:val="en-US" w:eastAsia="en-US" w:bidi="ar-SA"/>
      </w:rPr>
    </w:lvl>
    <w:lvl w:ilvl="6" w:tplc="CB96CBC4">
      <w:numFmt w:val="bullet"/>
      <w:lvlText w:val="•"/>
      <w:lvlJc w:val="left"/>
      <w:pPr>
        <w:ind w:left="6448" w:hanging="269"/>
      </w:pPr>
      <w:rPr>
        <w:rFonts w:hint="default"/>
        <w:lang w:val="en-US" w:eastAsia="en-US" w:bidi="ar-SA"/>
      </w:rPr>
    </w:lvl>
    <w:lvl w:ilvl="7" w:tplc="D354DA3A">
      <w:numFmt w:val="bullet"/>
      <w:lvlText w:val="•"/>
      <w:lvlJc w:val="left"/>
      <w:pPr>
        <w:ind w:left="7196" w:hanging="269"/>
      </w:pPr>
      <w:rPr>
        <w:rFonts w:hint="default"/>
        <w:lang w:val="en-US" w:eastAsia="en-US" w:bidi="ar-SA"/>
      </w:rPr>
    </w:lvl>
    <w:lvl w:ilvl="8" w:tplc="807C802E">
      <w:numFmt w:val="bullet"/>
      <w:lvlText w:val="•"/>
      <w:lvlJc w:val="left"/>
      <w:pPr>
        <w:ind w:left="7944" w:hanging="269"/>
      </w:pPr>
      <w:rPr>
        <w:rFonts w:hint="default"/>
        <w:lang w:val="en-US" w:eastAsia="en-US" w:bidi="ar-SA"/>
      </w:rPr>
    </w:lvl>
  </w:abstractNum>
  <w:abstractNum w:abstractNumId="43" w15:restartNumberingAfterBreak="0">
    <w:nsid w:val="672A7E3C"/>
    <w:multiLevelType w:val="multilevel"/>
    <w:tmpl w:val="405ECF76"/>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A1B64CB"/>
    <w:multiLevelType w:val="multilevel"/>
    <w:tmpl w:val="09927170"/>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B211957"/>
    <w:multiLevelType w:val="multilevel"/>
    <w:tmpl w:val="E2B0121A"/>
    <w:lvl w:ilvl="0">
      <w:start w:val="6"/>
      <w:numFmt w:val="decimal"/>
      <w:lvlText w:val="%1"/>
      <w:lvlJc w:val="left"/>
      <w:pPr>
        <w:ind w:left="883" w:hanging="531"/>
      </w:pPr>
      <w:rPr>
        <w:rFonts w:hint="default"/>
        <w:b/>
        <w:bCs/>
        <w:w w:val="102"/>
        <w:lang w:val="en-US" w:eastAsia="en-US" w:bidi="ar-SA"/>
      </w:rPr>
    </w:lvl>
    <w:lvl w:ilvl="1">
      <w:start w:val="1"/>
      <w:numFmt w:val="decimal"/>
      <w:lvlText w:val="%1.%2"/>
      <w:lvlJc w:val="left"/>
      <w:pPr>
        <w:ind w:left="883" w:hanging="531"/>
      </w:pPr>
      <w:rPr>
        <w:rFonts w:ascii="Arial" w:eastAsia="Arial" w:hAnsi="Arial" w:cs="Arial" w:hint="default"/>
        <w:spacing w:val="-3"/>
        <w:w w:val="102"/>
        <w:sz w:val="22"/>
        <w:szCs w:val="22"/>
        <w:lang w:val="en-US" w:eastAsia="en-US" w:bidi="ar-SA"/>
      </w:rPr>
    </w:lvl>
    <w:lvl w:ilvl="2">
      <w:numFmt w:val="bullet"/>
      <w:lvlText w:val=""/>
      <w:lvlJc w:val="left"/>
      <w:pPr>
        <w:ind w:left="2083" w:hanging="401"/>
      </w:pPr>
      <w:rPr>
        <w:rFonts w:ascii="Symbol" w:eastAsia="Symbol" w:hAnsi="Symbol" w:cs="Symbol" w:hint="default"/>
        <w:w w:val="102"/>
        <w:sz w:val="22"/>
        <w:szCs w:val="22"/>
        <w:lang w:val="en-US" w:eastAsia="en-US" w:bidi="ar-SA"/>
      </w:rPr>
    </w:lvl>
    <w:lvl w:ilvl="3">
      <w:numFmt w:val="bullet"/>
      <w:lvlText w:val="•"/>
      <w:lvlJc w:val="left"/>
      <w:pPr>
        <w:ind w:left="3715" w:hanging="401"/>
      </w:pPr>
      <w:rPr>
        <w:rFonts w:hint="default"/>
        <w:lang w:val="en-US" w:eastAsia="en-US" w:bidi="ar-SA"/>
      </w:rPr>
    </w:lvl>
    <w:lvl w:ilvl="4">
      <w:numFmt w:val="bullet"/>
      <w:lvlText w:val="•"/>
      <w:lvlJc w:val="left"/>
      <w:pPr>
        <w:ind w:left="4533" w:hanging="401"/>
      </w:pPr>
      <w:rPr>
        <w:rFonts w:hint="default"/>
        <w:lang w:val="en-US" w:eastAsia="en-US" w:bidi="ar-SA"/>
      </w:rPr>
    </w:lvl>
    <w:lvl w:ilvl="5">
      <w:numFmt w:val="bullet"/>
      <w:lvlText w:val="•"/>
      <w:lvlJc w:val="left"/>
      <w:pPr>
        <w:ind w:left="5351" w:hanging="401"/>
      </w:pPr>
      <w:rPr>
        <w:rFonts w:hint="default"/>
        <w:lang w:val="en-US" w:eastAsia="en-US" w:bidi="ar-SA"/>
      </w:rPr>
    </w:lvl>
    <w:lvl w:ilvl="6">
      <w:numFmt w:val="bullet"/>
      <w:lvlText w:val="•"/>
      <w:lvlJc w:val="left"/>
      <w:pPr>
        <w:ind w:left="6168" w:hanging="401"/>
      </w:pPr>
      <w:rPr>
        <w:rFonts w:hint="default"/>
        <w:lang w:val="en-US" w:eastAsia="en-US" w:bidi="ar-SA"/>
      </w:rPr>
    </w:lvl>
    <w:lvl w:ilvl="7">
      <w:numFmt w:val="bullet"/>
      <w:lvlText w:val="•"/>
      <w:lvlJc w:val="left"/>
      <w:pPr>
        <w:ind w:left="6986" w:hanging="401"/>
      </w:pPr>
      <w:rPr>
        <w:rFonts w:hint="default"/>
        <w:lang w:val="en-US" w:eastAsia="en-US" w:bidi="ar-SA"/>
      </w:rPr>
    </w:lvl>
    <w:lvl w:ilvl="8">
      <w:numFmt w:val="bullet"/>
      <w:lvlText w:val="•"/>
      <w:lvlJc w:val="left"/>
      <w:pPr>
        <w:ind w:left="7804" w:hanging="401"/>
      </w:pPr>
      <w:rPr>
        <w:rFonts w:hint="default"/>
        <w:lang w:val="en-US" w:eastAsia="en-US" w:bidi="ar-SA"/>
      </w:rPr>
    </w:lvl>
  </w:abstractNum>
  <w:abstractNum w:abstractNumId="46" w15:restartNumberingAfterBreak="0">
    <w:nsid w:val="6B7B1691"/>
    <w:multiLevelType w:val="hybridMultilevel"/>
    <w:tmpl w:val="C3541754"/>
    <w:lvl w:ilvl="0" w:tplc="1C090001">
      <w:start w:val="1"/>
      <w:numFmt w:val="bullet"/>
      <w:lvlText w:val=""/>
      <w:lvlJc w:val="left"/>
      <w:pPr>
        <w:ind w:left="2107" w:hanging="360"/>
      </w:pPr>
      <w:rPr>
        <w:rFonts w:ascii="Symbol" w:hAnsi="Symbol" w:hint="default"/>
      </w:rPr>
    </w:lvl>
    <w:lvl w:ilvl="1" w:tplc="1C090003" w:tentative="1">
      <w:start w:val="1"/>
      <w:numFmt w:val="bullet"/>
      <w:lvlText w:val="o"/>
      <w:lvlJc w:val="left"/>
      <w:pPr>
        <w:ind w:left="2827" w:hanging="360"/>
      </w:pPr>
      <w:rPr>
        <w:rFonts w:ascii="Courier New" w:hAnsi="Courier New" w:cs="Courier New" w:hint="default"/>
      </w:rPr>
    </w:lvl>
    <w:lvl w:ilvl="2" w:tplc="1C090005" w:tentative="1">
      <w:start w:val="1"/>
      <w:numFmt w:val="bullet"/>
      <w:lvlText w:val=""/>
      <w:lvlJc w:val="left"/>
      <w:pPr>
        <w:ind w:left="3547" w:hanging="360"/>
      </w:pPr>
      <w:rPr>
        <w:rFonts w:ascii="Wingdings" w:hAnsi="Wingdings" w:hint="default"/>
      </w:rPr>
    </w:lvl>
    <w:lvl w:ilvl="3" w:tplc="1C090001" w:tentative="1">
      <w:start w:val="1"/>
      <w:numFmt w:val="bullet"/>
      <w:lvlText w:val=""/>
      <w:lvlJc w:val="left"/>
      <w:pPr>
        <w:ind w:left="4267" w:hanging="360"/>
      </w:pPr>
      <w:rPr>
        <w:rFonts w:ascii="Symbol" w:hAnsi="Symbol" w:hint="default"/>
      </w:rPr>
    </w:lvl>
    <w:lvl w:ilvl="4" w:tplc="1C090003" w:tentative="1">
      <w:start w:val="1"/>
      <w:numFmt w:val="bullet"/>
      <w:lvlText w:val="o"/>
      <w:lvlJc w:val="left"/>
      <w:pPr>
        <w:ind w:left="4987" w:hanging="360"/>
      </w:pPr>
      <w:rPr>
        <w:rFonts w:ascii="Courier New" w:hAnsi="Courier New" w:cs="Courier New" w:hint="default"/>
      </w:rPr>
    </w:lvl>
    <w:lvl w:ilvl="5" w:tplc="1C090005" w:tentative="1">
      <w:start w:val="1"/>
      <w:numFmt w:val="bullet"/>
      <w:lvlText w:val=""/>
      <w:lvlJc w:val="left"/>
      <w:pPr>
        <w:ind w:left="5707" w:hanging="360"/>
      </w:pPr>
      <w:rPr>
        <w:rFonts w:ascii="Wingdings" w:hAnsi="Wingdings" w:hint="default"/>
      </w:rPr>
    </w:lvl>
    <w:lvl w:ilvl="6" w:tplc="1C090001" w:tentative="1">
      <w:start w:val="1"/>
      <w:numFmt w:val="bullet"/>
      <w:lvlText w:val=""/>
      <w:lvlJc w:val="left"/>
      <w:pPr>
        <w:ind w:left="6427" w:hanging="360"/>
      </w:pPr>
      <w:rPr>
        <w:rFonts w:ascii="Symbol" w:hAnsi="Symbol" w:hint="default"/>
      </w:rPr>
    </w:lvl>
    <w:lvl w:ilvl="7" w:tplc="1C090003" w:tentative="1">
      <w:start w:val="1"/>
      <w:numFmt w:val="bullet"/>
      <w:lvlText w:val="o"/>
      <w:lvlJc w:val="left"/>
      <w:pPr>
        <w:ind w:left="7147" w:hanging="360"/>
      </w:pPr>
      <w:rPr>
        <w:rFonts w:ascii="Courier New" w:hAnsi="Courier New" w:cs="Courier New" w:hint="default"/>
      </w:rPr>
    </w:lvl>
    <w:lvl w:ilvl="8" w:tplc="1C090005" w:tentative="1">
      <w:start w:val="1"/>
      <w:numFmt w:val="bullet"/>
      <w:lvlText w:val=""/>
      <w:lvlJc w:val="left"/>
      <w:pPr>
        <w:ind w:left="7867" w:hanging="360"/>
      </w:pPr>
      <w:rPr>
        <w:rFonts w:ascii="Wingdings" w:hAnsi="Wingdings" w:hint="default"/>
      </w:rPr>
    </w:lvl>
  </w:abstractNum>
  <w:abstractNum w:abstractNumId="47" w15:restartNumberingAfterBreak="0">
    <w:nsid w:val="6C606A8D"/>
    <w:multiLevelType w:val="hybridMultilevel"/>
    <w:tmpl w:val="FE640870"/>
    <w:lvl w:ilvl="0" w:tplc="268C4E2A">
      <w:start w:val="1"/>
      <w:numFmt w:val="lowerLetter"/>
      <w:lvlText w:val="%1)"/>
      <w:lvlJc w:val="left"/>
      <w:pPr>
        <w:ind w:left="1029" w:hanging="677"/>
      </w:pPr>
      <w:rPr>
        <w:rFonts w:ascii="Arial" w:eastAsia="Arial" w:hAnsi="Arial" w:cs="Arial" w:hint="default"/>
        <w:spacing w:val="-3"/>
        <w:w w:val="102"/>
        <w:sz w:val="22"/>
        <w:szCs w:val="22"/>
        <w:lang w:val="en-US" w:eastAsia="en-US" w:bidi="ar-SA"/>
      </w:rPr>
    </w:lvl>
    <w:lvl w:ilvl="1" w:tplc="22CC40EC">
      <w:numFmt w:val="bullet"/>
      <w:lvlText w:val=""/>
      <w:lvlJc w:val="left"/>
      <w:pPr>
        <w:ind w:left="1951" w:hanging="269"/>
      </w:pPr>
      <w:rPr>
        <w:rFonts w:ascii="Symbol" w:eastAsia="Symbol" w:hAnsi="Symbol" w:cs="Symbol" w:hint="default"/>
        <w:w w:val="102"/>
        <w:sz w:val="22"/>
        <w:szCs w:val="22"/>
        <w:lang w:val="en-US" w:eastAsia="en-US" w:bidi="ar-SA"/>
      </w:rPr>
    </w:lvl>
    <w:lvl w:ilvl="2" w:tplc="F7366CCA">
      <w:numFmt w:val="bullet"/>
      <w:lvlText w:val="•"/>
      <w:lvlJc w:val="left"/>
      <w:pPr>
        <w:ind w:left="2791" w:hanging="269"/>
      </w:pPr>
      <w:rPr>
        <w:rFonts w:hint="default"/>
        <w:lang w:val="en-US" w:eastAsia="en-US" w:bidi="ar-SA"/>
      </w:rPr>
    </w:lvl>
    <w:lvl w:ilvl="3" w:tplc="E20C9010">
      <w:numFmt w:val="bullet"/>
      <w:lvlText w:val="•"/>
      <w:lvlJc w:val="left"/>
      <w:pPr>
        <w:ind w:left="3622" w:hanging="269"/>
      </w:pPr>
      <w:rPr>
        <w:rFonts w:hint="default"/>
        <w:lang w:val="en-US" w:eastAsia="en-US" w:bidi="ar-SA"/>
      </w:rPr>
    </w:lvl>
    <w:lvl w:ilvl="4" w:tplc="28825214">
      <w:numFmt w:val="bullet"/>
      <w:lvlText w:val="•"/>
      <w:lvlJc w:val="left"/>
      <w:pPr>
        <w:ind w:left="4453" w:hanging="269"/>
      </w:pPr>
      <w:rPr>
        <w:rFonts w:hint="default"/>
        <w:lang w:val="en-US" w:eastAsia="en-US" w:bidi="ar-SA"/>
      </w:rPr>
    </w:lvl>
    <w:lvl w:ilvl="5" w:tplc="37DC5070">
      <w:numFmt w:val="bullet"/>
      <w:lvlText w:val="•"/>
      <w:lvlJc w:val="left"/>
      <w:pPr>
        <w:ind w:left="5284" w:hanging="269"/>
      </w:pPr>
      <w:rPr>
        <w:rFonts w:hint="default"/>
        <w:lang w:val="en-US" w:eastAsia="en-US" w:bidi="ar-SA"/>
      </w:rPr>
    </w:lvl>
    <w:lvl w:ilvl="6" w:tplc="72D49274">
      <w:numFmt w:val="bullet"/>
      <w:lvlText w:val="•"/>
      <w:lvlJc w:val="left"/>
      <w:pPr>
        <w:ind w:left="6115" w:hanging="269"/>
      </w:pPr>
      <w:rPr>
        <w:rFonts w:hint="default"/>
        <w:lang w:val="en-US" w:eastAsia="en-US" w:bidi="ar-SA"/>
      </w:rPr>
    </w:lvl>
    <w:lvl w:ilvl="7" w:tplc="0010A972">
      <w:numFmt w:val="bullet"/>
      <w:lvlText w:val="•"/>
      <w:lvlJc w:val="left"/>
      <w:pPr>
        <w:ind w:left="6946" w:hanging="269"/>
      </w:pPr>
      <w:rPr>
        <w:rFonts w:hint="default"/>
        <w:lang w:val="en-US" w:eastAsia="en-US" w:bidi="ar-SA"/>
      </w:rPr>
    </w:lvl>
    <w:lvl w:ilvl="8" w:tplc="29C6072E">
      <w:numFmt w:val="bullet"/>
      <w:lvlText w:val="•"/>
      <w:lvlJc w:val="left"/>
      <w:pPr>
        <w:ind w:left="7777" w:hanging="269"/>
      </w:pPr>
      <w:rPr>
        <w:rFonts w:hint="default"/>
        <w:lang w:val="en-US" w:eastAsia="en-US" w:bidi="ar-SA"/>
      </w:rPr>
    </w:lvl>
  </w:abstractNum>
  <w:abstractNum w:abstractNumId="48" w15:restartNumberingAfterBreak="0">
    <w:nsid w:val="6E895DE3"/>
    <w:multiLevelType w:val="multilevel"/>
    <w:tmpl w:val="405ECF76"/>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F207420"/>
    <w:multiLevelType w:val="hybridMultilevel"/>
    <w:tmpl w:val="6144DA70"/>
    <w:lvl w:ilvl="0" w:tplc="74E26D94">
      <w:numFmt w:val="bullet"/>
      <w:lvlText w:val=""/>
      <w:lvlJc w:val="left"/>
      <w:pPr>
        <w:ind w:left="1951" w:hanging="269"/>
      </w:pPr>
      <w:rPr>
        <w:rFonts w:ascii="Symbol" w:eastAsia="Symbol" w:hAnsi="Symbol" w:cs="Symbol" w:hint="default"/>
        <w:w w:val="102"/>
        <w:sz w:val="22"/>
        <w:szCs w:val="22"/>
        <w:lang w:val="en-US" w:eastAsia="en-US" w:bidi="ar-SA"/>
      </w:rPr>
    </w:lvl>
    <w:lvl w:ilvl="1" w:tplc="375E5E06">
      <w:numFmt w:val="bullet"/>
      <w:lvlText w:val="•"/>
      <w:lvlJc w:val="left"/>
      <w:pPr>
        <w:ind w:left="2708" w:hanging="269"/>
      </w:pPr>
      <w:rPr>
        <w:rFonts w:hint="default"/>
        <w:lang w:val="en-US" w:eastAsia="en-US" w:bidi="ar-SA"/>
      </w:rPr>
    </w:lvl>
    <w:lvl w:ilvl="2" w:tplc="66880704">
      <w:numFmt w:val="bullet"/>
      <w:lvlText w:val="•"/>
      <w:lvlJc w:val="left"/>
      <w:pPr>
        <w:ind w:left="3456" w:hanging="269"/>
      </w:pPr>
      <w:rPr>
        <w:rFonts w:hint="default"/>
        <w:lang w:val="en-US" w:eastAsia="en-US" w:bidi="ar-SA"/>
      </w:rPr>
    </w:lvl>
    <w:lvl w:ilvl="3" w:tplc="681096A6">
      <w:numFmt w:val="bullet"/>
      <w:lvlText w:val="•"/>
      <w:lvlJc w:val="left"/>
      <w:pPr>
        <w:ind w:left="4204" w:hanging="269"/>
      </w:pPr>
      <w:rPr>
        <w:rFonts w:hint="default"/>
        <w:lang w:val="en-US" w:eastAsia="en-US" w:bidi="ar-SA"/>
      </w:rPr>
    </w:lvl>
    <w:lvl w:ilvl="4" w:tplc="FC02A204">
      <w:numFmt w:val="bullet"/>
      <w:lvlText w:val="•"/>
      <w:lvlJc w:val="left"/>
      <w:pPr>
        <w:ind w:left="4952" w:hanging="269"/>
      </w:pPr>
      <w:rPr>
        <w:rFonts w:hint="default"/>
        <w:lang w:val="en-US" w:eastAsia="en-US" w:bidi="ar-SA"/>
      </w:rPr>
    </w:lvl>
    <w:lvl w:ilvl="5" w:tplc="E34ED548">
      <w:numFmt w:val="bullet"/>
      <w:lvlText w:val="•"/>
      <w:lvlJc w:val="left"/>
      <w:pPr>
        <w:ind w:left="5700" w:hanging="269"/>
      </w:pPr>
      <w:rPr>
        <w:rFonts w:hint="default"/>
        <w:lang w:val="en-US" w:eastAsia="en-US" w:bidi="ar-SA"/>
      </w:rPr>
    </w:lvl>
    <w:lvl w:ilvl="6" w:tplc="A33010A0">
      <w:numFmt w:val="bullet"/>
      <w:lvlText w:val="•"/>
      <w:lvlJc w:val="left"/>
      <w:pPr>
        <w:ind w:left="6448" w:hanging="269"/>
      </w:pPr>
      <w:rPr>
        <w:rFonts w:hint="default"/>
        <w:lang w:val="en-US" w:eastAsia="en-US" w:bidi="ar-SA"/>
      </w:rPr>
    </w:lvl>
    <w:lvl w:ilvl="7" w:tplc="1CC2B892">
      <w:numFmt w:val="bullet"/>
      <w:lvlText w:val="•"/>
      <w:lvlJc w:val="left"/>
      <w:pPr>
        <w:ind w:left="7196" w:hanging="269"/>
      </w:pPr>
      <w:rPr>
        <w:rFonts w:hint="default"/>
        <w:lang w:val="en-US" w:eastAsia="en-US" w:bidi="ar-SA"/>
      </w:rPr>
    </w:lvl>
    <w:lvl w:ilvl="8" w:tplc="62166DC8">
      <w:numFmt w:val="bullet"/>
      <w:lvlText w:val="•"/>
      <w:lvlJc w:val="left"/>
      <w:pPr>
        <w:ind w:left="7944" w:hanging="269"/>
      </w:pPr>
      <w:rPr>
        <w:rFonts w:hint="default"/>
        <w:lang w:val="en-US" w:eastAsia="en-US" w:bidi="ar-SA"/>
      </w:rPr>
    </w:lvl>
  </w:abstractNum>
  <w:abstractNum w:abstractNumId="50" w15:restartNumberingAfterBreak="0">
    <w:nsid w:val="720B5F85"/>
    <w:multiLevelType w:val="multilevel"/>
    <w:tmpl w:val="72E06E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51A4796"/>
    <w:multiLevelType w:val="multilevel"/>
    <w:tmpl w:val="405ECF76"/>
    <w:lvl w:ilvl="0">
      <w:start w:val="9"/>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8E12EA3"/>
    <w:multiLevelType w:val="multilevel"/>
    <w:tmpl w:val="C378651C"/>
    <w:lvl w:ilvl="0">
      <w:start w:val="9"/>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AA14FB1"/>
    <w:multiLevelType w:val="hybridMultilevel"/>
    <w:tmpl w:val="06624F2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7E8753C2"/>
    <w:multiLevelType w:val="multilevel"/>
    <w:tmpl w:val="A0A41F9A"/>
    <w:lvl w:ilvl="0">
      <w:start w:val="1"/>
      <w:numFmt w:val="decimal"/>
      <w:lvlText w:val="%1."/>
      <w:lvlJc w:val="left"/>
      <w:pPr>
        <w:ind w:left="1387" w:hanging="699"/>
      </w:pPr>
      <w:rPr>
        <w:rFonts w:ascii="Arial" w:eastAsia="Arial" w:hAnsi="Arial" w:cs="Arial" w:hint="default"/>
        <w:spacing w:val="-1"/>
        <w:w w:val="103"/>
        <w:sz w:val="18"/>
        <w:szCs w:val="18"/>
        <w:lang w:val="en-US" w:eastAsia="en-US" w:bidi="ar-SA"/>
      </w:rPr>
    </w:lvl>
    <w:lvl w:ilvl="1">
      <w:start w:val="1"/>
      <w:numFmt w:val="decimal"/>
      <w:lvlText w:val="%1.%2"/>
      <w:lvlJc w:val="left"/>
      <w:pPr>
        <w:ind w:left="2083" w:hanging="696"/>
      </w:pPr>
      <w:rPr>
        <w:rFonts w:ascii="Arial" w:eastAsia="Arial" w:hAnsi="Arial" w:cs="Arial" w:hint="default"/>
        <w:spacing w:val="-1"/>
        <w:w w:val="103"/>
        <w:sz w:val="18"/>
        <w:szCs w:val="18"/>
        <w:lang w:val="en-US" w:eastAsia="en-US" w:bidi="ar-SA"/>
      </w:rPr>
    </w:lvl>
    <w:lvl w:ilvl="2">
      <w:numFmt w:val="bullet"/>
      <w:lvlText w:val="•"/>
      <w:lvlJc w:val="left"/>
      <w:pPr>
        <w:ind w:left="2897" w:hanging="696"/>
      </w:pPr>
      <w:rPr>
        <w:rFonts w:hint="default"/>
        <w:lang w:val="en-US" w:eastAsia="en-US" w:bidi="ar-SA"/>
      </w:rPr>
    </w:lvl>
    <w:lvl w:ilvl="3">
      <w:numFmt w:val="bullet"/>
      <w:lvlText w:val="•"/>
      <w:lvlJc w:val="left"/>
      <w:pPr>
        <w:ind w:left="3715" w:hanging="696"/>
      </w:pPr>
      <w:rPr>
        <w:rFonts w:hint="default"/>
        <w:lang w:val="en-US" w:eastAsia="en-US" w:bidi="ar-SA"/>
      </w:rPr>
    </w:lvl>
    <w:lvl w:ilvl="4">
      <w:numFmt w:val="bullet"/>
      <w:lvlText w:val="•"/>
      <w:lvlJc w:val="left"/>
      <w:pPr>
        <w:ind w:left="4533" w:hanging="696"/>
      </w:pPr>
      <w:rPr>
        <w:rFonts w:hint="default"/>
        <w:lang w:val="en-US" w:eastAsia="en-US" w:bidi="ar-SA"/>
      </w:rPr>
    </w:lvl>
    <w:lvl w:ilvl="5">
      <w:numFmt w:val="bullet"/>
      <w:lvlText w:val="•"/>
      <w:lvlJc w:val="left"/>
      <w:pPr>
        <w:ind w:left="5351" w:hanging="696"/>
      </w:pPr>
      <w:rPr>
        <w:rFonts w:hint="default"/>
        <w:lang w:val="en-US" w:eastAsia="en-US" w:bidi="ar-SA"/>
      </w:rPr>
    </w:lvl>
    <w:lvl w:ilvl="6">
      <w:numFmt w:val="bullet"/>
      <w:lvlText w:val="•"/>
      <w:lvlJc w:val="left"/>
      <w:pPr>
        <w:ind w:left="6168" w:hanging="696"/>
      </w:pPr>
      <w:rPr>
        <w:rFonts w:hint="default"/>
        <w:lang w:val="en-US" w:eastAsia="en-US" w:bidi="ar-SA"/>
      </w:rPr>
    </w:lvl>
    <w:lvl w:ilvl="7">
      <w:numFmt w:val="bullet"/>
      <w:lvlText w:val="•"/>
      <w:lvlJc w:val="left"/>
      <w:pPr>
        <w:ind w:left="6986" w:hanging="696"/>
      </w:pPr>
      <w:rPr>
        <w:rFonts w:hint="default"/>
        <w:lang w:val="en-US" w:eastAsia="en-US" w:bidi="ar-SA"/>
      </w:rPr>
    </w:lvl>
    <w:lvl w:ilvl="8">
      <w:numFmt w:val="bullet"/>
      <w:lvlText w:val="•"/>
      <w:lvlJc w:val="left"/>
      <w:pPr>
        <w:ind w:left="7804" w:hanging="696"/>
      </w:pPr>
      <w:rPr>
        <w:rFonts w:hint="default"/>
        <w:lang w:val="en-US" w:eastAsia="en-US" w:bidi="ar-SA"/>
      </w:rPr>
    </w:lvl>
  </w:abstractNum>
  <w:abstractNum w:abstractNumId="55" w15:restartNumberingAfterBreak="0">
    <w:nsid w:val="7EF6786C"/>
    <w:multiLevelType w:val="hybridMultilevel"/>
    <w:tmpl w:val="5872853E"/>
    <w:lvl w:ilvl="0" w:tplc="4454B8EA">
      <w:numFmt w:val="bullet"/>
      <w:lvlText w:val=""/>
      <w:lvlJc w:val="left"/>
      <w:pPr>
        <w:ind w:left="1960" w:hanging="269"/>
      </w:pPr>
      <w:rPr>
        <w:rFonts w:ascii="Symbol" w:eastAsia="Symbol" w:hAnsi="Symbol" w:cs="Symbol" w:hint="default"/>
        <w:w w:val="102"/>
        <w:sz w:val="22"/>
        <w:szCs w:val="22"/>
        <w:lang w:val="en-US" w:eastAsia="en-US" w:bidi="ar-SA"/>
      </w:rPr>
    </w:lvl>
    <w:lvl w:ilvl="1" w:tplc="8B22134E">
      <w:numFmt w:val="bullet"/>
      <w:lvlText w:val="•"/>
      <w:lvlJc w:val="left"/>
      <w:pPr>
        <w:ind w:left="2708" w:hanging="269"/>
      </w:pPr>
      <w:rPr>
        <w:rFonts w:hint="default"/>
        <w:lang w:val="en-US" w:eastAsia="en-US" w:bidi="ar-SA"/>
      </w:rPr>
    </w:lvl>
    <w:lvl w:ilvl="2" w:tplc="F9DE61FE">
      <w:numFmt w:val="bullet"/>
      <w:lvlText w:val="•"/>
      <w:lvlJc w:val="left"/>
      <w:pPr>
        <w:ind w:left="3456" w:hanging="269"/>
      </w:pPr>
      <w:rPr>
        <w:rFonts w:hint="default"/>
        <w:lang w:val="en-US" w:eastAsia="en-US" w:bidi="ar-SA"/>
      </w:rPr>
    </w:lvl>
    <w:lvl w:ilvl="3" w:tplc="CAE8D154">
      <w:numFmt w:val="bullet"/>
      <w:lvlText w:val="•"/>
      <w:lvlJc w:val="left"/>
      <w:pPr>
        <w:ind w:left="4204" w:hanging="269"/>
      </w:pPr>
      <w:rPr>
        <w:rFonts w:hint="default"/>
        <w:lang w:val="en-US" w:eastAsia="en-US" w:bidi="ar-SA"/>
      </w:rPr>
    </w:lvl>
    <w:lvl w:ilvl="4" w:tplc="07CA1DEA">
      <w:numFmt w:val="bullet"/>
      <w:lvlText w:val="•"/>
      <w:lvlJc w:val="left"/>
      <w:pPr>
        <w:ind w:left="4952" w:hanging="269"/>
      </w:pPr>
      <w:rPr>
        <w:rFonts w:hint="default"/>
        <w:lang w:val="en-US" w:eastAsia="en-US" w:bidi="ar-SA"/>
      </w:rPr>
    </w:lvl>
    <w:lvl w:ilvl="5" w:tplc="0BB0C5F4">
      <w:numFmt w:val="bullet"/>
      <w:lvlText w:val="•"/>
      <w:lvlJc w:val="left"/>
      <w:pPr>
        <w:ind w:left="5700" w:hanging="269"/>
      </w:pPr>
      <w:rPr>
        <w:rFonts w:hint="default"/>
        <w:lang w:val="en-US" w:eastAsia="en-US" w:bidi="ar-SA"/>
      </w:rPr>
    </w:lvl>
    <w:lvl w:ilvl="6" w:tplc="96D03500">
      <w:numFmt w:val="bullet"/>
      <w:lvlText w:val="•"/>
      <w:lvlJc w:val="left"/>
      <w:pPr>
        <w:ind w:left="6448" w:hanging="269"/>
      </w:pPr>
      <w:rPr>
        <w:rFonts w:hint="default"/>
        <w:lang w:val="en-US" w:eastAsia="en-US" w:bidi="ar-SA"/>
      </w:rPr>
    </w:lvl>
    <w:lvl w:ilvl="7" w:tplc="88F82B16">
      <w:numFmt w:val="bullet"/>
      <w:lvlText w:val="•"/>
      <w:lvlJc w:val="left"/>
      <w:pPr>
        <w:ind w:left="7196" w:hanging="269"/>
      </w:pPr>
      <w:rPr>
        <w:rFonts w:hint="default"/>
        <w:lang w:val="en-US" w:eastAsia="en-US" w:bidi="ar-SA"/>
      </w:rPr>
    </w:lvl>
    <w:lvl w:ilvl="8" w:tplc="371C7DA6">
      <w:numFmt w:val="bullet"/>
      <w:lvlText w:val="•"/>
      <w:lvlJc w:val="left"/>
      <w:pPr>
        <w:ind w:left="7944" w:hanging="269"/>
      </w:pPr>
      <w:rPr>
        <w:rFonts w:hint="default"/>
        <w:lang w:val="en-US" w:eastAsia="en-US" w:bidi="ar-SA"/>
      </w:rPr>
    </w:lvl>
  </w:abstractNum>
  <w:abstractNum w:abstractNumId="56" w15:restartNumberingAfterBreak="0">
    <w:nsid w:val="7F33215E"/>
    <w:multiLevelType w:val="hybridMultilevel"/>
    <w:tmpl w:val="B28C5010"/>
    <w:lvl w:ilvl="0" w:tplc="CCC2DBE0">
      <w:numFmt w:val="bullet"/>
      <w:lvlText w:val=""/>
      <w:lvlJc w:val="left"/>
      <w:pPr>
        <w:ind w:left="1951" w:hanging="269"/>
      </w:pPr>
      <w:rPr>
        <w:rFonts w:ascii="Symbol" w:eastAsia="Symbol" w:hAnsi="Symbol" w:cs="Symbol" w:hint="default"/>
        <w:w w:val="102"/>
        <w:sz w:val="22"/>
        <w:szCs w:val="22"/>
        <w:lang w:val="en-US" w:eastAsia="en-US" w:bidi="ar-SA"/>
      </w:rPr>
    </w:lvl>
    <w:lvl w:ilvl="1" w:tplc="D0D2A122">
      <w:numFmt w:val="bullet"/>
      <w:lvlText w:val="•"/>
      <w:lvlJc w:val="left"/>
      <w:pPr>
        <w:ind w:left="2708" w:hanging="269"/>
      </w:pPr>
      <w:rPr>
        <w:rFonts w:hint="default"/>
        <w:lang w:val="en-US" w:eastAsia="en-US" w:bidi="ar-SA"/>
      </w:rPr>
    </w:lvl>
    <w:lvl w:ilvl="2" w:tplc="093A486E">
      <w:numFmt w:val="bullet"/>
      <w:lvlText w:val="•"/>
      <w:lvlJc w:val="left"/>
      <w:pPr>
        <w:ind w:left="3456" w:hanging="269"/>
      </w:pPr>
      <w:rPr>
        <w:rFonts w:hint="default"/>
        <w:lang w:val="en-US" w:eastAsia="en-US" w:bidi="ar-SA"/>
      </w:rPr>
    </w:lvl>
    <w:lvl w:ilvl="3" w:tplc="32D693A8">
      <w:numFmt w:val="bullet"/>
      <w:lvlText w:val="•"/>
      <w:lvlJc w:val="left"/>
      <w:pPr>
        <w:ind w:left="4204" w:hanging="269"/>
      </w:pPr>
      <w:rPr>
        <w:rFonts w:hint="default"/>
        <w:lang w:val="en-US" w:eastAsia="en-US" w:bidi="ar-SA"/>
      </w:rPr>
    </w:lvl>
    <w:lvl w:ilvl="4" w:tplc="0316D0A0">
      <w:numFmt w:val="bullet"/>
      <w:lvlText w:val="•"/>
      <w:lvlJc w:val="left"/>
      <w:pPr>
        <w:ind w:left="4952" w:hanging="269"/>
      </w:pPr>
      <w:rPr>
        <w:rFonts w:hint="default"/>
        <w:lang w:val="en-US" w:eastAsia="en-US" w:bidi="ar-SA"/>
      </w:rPr>
    </w:lvl>
    <w:lvl w:ilvl="5" w:tplc="0B9E1F46">
      <w:numFmt w:val="bullet"/>
      <w:lvlText w:val="•"/>
      <w:lvlJc w:val="left"/>
      <w:pPr>
        <w:ind w:left="5700" w:hanging="269"/>
      </w:pPr>
      <w:rPr>
        <w:rFonts w:hint="default"/>
        <w:lang w:val="en-US" w:eastAsia="en-US" w:bidi="ar-SA"/>
      </w:rPr>
    </w:lvl>
    <w:lvl w:ilvl="6" w:tplc="0E5E838C">
      <w:numFmt w:val="bullet"/>
      <w:lvlText w:val="•"/>
      <w:lvlJc w:val="left"/>
      <w:pPr>
        <w:ind w:left="6448" w:hanging="269"/>
      </w:pPr>
      <w:rPr>
        <w:rFonts w:hint="default"/>
        <w:lang w:val="en-US" w:eastAsia="en-US" w:bidi="ar-SA"/>
      </w:rPr>
    </w:lvl>
    <w:lvl w:ilvl="7" w:tplc="09543DC0">
      <w:numFmt w:val="bullet"/>
      <w:lvlText w:val="•"/>
      <w:lvlJc w:val="left"/>
      <w:pPr>
        <w:ind w:left="7196" w:hanging="269"/>
      </w:pPr>
      <w:rPr>
        <w:rFonts w:hint="default"/>
        <w:lang w:val="en-US" w:eastAsia="en-US" w:bidi="ar-SA"/>
      </w:rPr>
    </w:lvl>
    <w:lvl w:ilvl="8" w:tplc="6F0CAF4E">
      <w:numFmt w:val="bullet"/>
      <w:lvlText w:val="•"/>
      <w:lvlJc w:val="left"/>
      <w:pPr>
        <w:ind w:left="7944" w:hanging="269"/>
      </w:pPr>
      <w:rPr>
        <w:rFonts w:hint="default"/>
        <w:lang w:val="en-US" w:eastAsia="en-US" w:bidi="ar-SA"/>
      </w:rPr>
    </w:lvl>
  </w:abstractNum>
  <w:num w:numId="1" w16cid:durableId="514416980">
    <w:abstractNumId w:val="32"/>
  </w:num>
  <w:num w:numId="2" w16cid:durableId="1546679518">
    <w:abstractNumId w:val="10"/>
  </w:num>
  <w:num w:numId="3" w16cid:durableId="53629242">
    <w:abstractNumId w:val="42"/>
  </w:num>
  <w:num w:numId="4" w16cid:durableId="1658725223">
    <w:abstractNumId w:val="56"/>
  </w:num>
  <w:num w:numId="5" w16cid:durableId="1013920519">
    <w:abstractNumId w:val="49"/>
  </w:num>
  <w:num w:numId="6" w16cid:durableId="908657617">
    <w:abstractNumId w:val="55"/>
  </w:num>
  <w:num w:numId="7" w16cid:durableId="951982799">
    <w:abstractNumId w:val="47"/>
  </w:num>
  <w:num w:numId="8" w16cid:durableId="1892426766">
    <w:abstractNumId w:val="45"/>
  </w:num>
  <w:num w:numId="9" w16cid:durableId="994718977">
    <w:abstractNumId w:val="12"/>
  </w:num>
  <w:num w:numId="10" w16cid:durableId="555896696">
    <w:abstractNumId w:val="33"/>
  </w:num>
  <w:num w:numId="11" w16cid:durableId="1668098831">
    <w:abstractNumId w:val="15"/>
  </w:num>
  <w:num w:numId="12" w16cid:durableId="1246110898">
    <w:abstractNumId w:val="54"/>
  </w:num>
  <w:num w:numId="13" w16cid:durableId="1319457651">
    <w:abstractNumId w:val="46"/>
  </w:num>
  <w:num w:numId="14" w16cid:durableId="1282810257">
    <w:abstractNumId w:val="37"/>
  </w:num>
  <w:num w:numId="15" w16cid:durableId="1887377928">
    <w:abstractNumId w:val="50"/>
  </w:num>
  <w:num w:numId="16" w16cid:durableId="124931946">
    <w:abstractNumId w:val="31"/>
  </w:num>
  <w:num w:numId="17" w16cid:durableId="939993113">
    <w:abstractNumId w:val="19"/>
  </w:num>
  <w:num w:numId="18" w16cid:durableId="1771465772">
    <w:abstractNumId w:val="40"/>
  </w:num>
  <w:num w:numId="19" w16cid:durableId="1506942596">
    <w:abstractNumId w:val="30"/>
  </w:num>
  <w:num w:numId="20" w16cid:durableId="1448038995">
    <w:abstractNumId w:val="43"/>
  </w:num>
  <w:num w:numId="21" w16cid:durableId="1606113796">
    <w:abstractNumId w:val="7"/>
  </w:num>
  <w:num w:numId="22" w16cid:durableId="265622055">
    <w:abstractNumId w:val="25"/>
  </w:num>
  <w:num w:numId="23" w16cid:durableId="784151193">
    <w:abstractNumId w:val="22"/>
  </w:num>
  <w:num w:numId="24" w16cid:durableId="349797464">
    <w:abstractNumId w:val="9"/>
  </w:num>
  <w:num w:numId="25" w16cid:durableId="663318651">
    <w:abstractNumId w:val="41"/>
  </w:num>
  <w:num w:numId="26" w16cid:durableId="1501852149">
    <w:abstractNumId w:val="39"/>
  </w:num>
  <w:num w:numId="27" w16cid:durableId="2103061130">
    <w:abstractNumId w:val="4"/>
  </w:num>
  <w:num w:numId="28" w16cid:durableId="323631259">
    <w:abstractNumId w:val="1"/>
  </w:num>
  <w:num w:numId="29" w16cid:durableId="1211452706">
    <w:abstractNumId w:val="28"/>
  </w:num>
  <w:num w:numId="30" w16cid:durableId="793252279">
    <w:abstractNumId w:val="29"/>
  </w:num>
  <w:num w:numId="31" w16cid:durableId="433205700">
    <w:abstractNumId w:val="53"/>
  </w:num>
  <w:num w:numId="32" w16cid:durableId="1117287012">
    <w:abstractNumId w:val="18"/>
  </w:num>
  <w:num w:numId="33" w16cid:durableId="1586185016">
    <w:abstractNumId w:val="5"/>
  </w:num>
  <w:num w:numId="34" w16cid:durableId="343630096">
    <w:abstractNumId w:val="11"/>
  </w:num>
  <w:num w:numId="35" w16cid:durableId="1347514813">
    <w:abstractNumId w:val="34"/>
  </w:num>
  <w:num w:numId="36" w16cid:durableId="443234184">
    <w:abstractNumId w:val="44"/>
  </w:num>
  <w:num w:numId="37" w16cid:durableId="910190230">
    <w:abstractNumId w:val="21"/>
  </w:num>
  <w:num w:numId="38" w16cid:durableId="1742367653">
    <w:abstractNumId w:val="13"/>
  </w:num>
  <w:num w:numId="39" w16cid:durableId="2096124960">
    <w:abstractNumId w:val="17"/>
  </w:num>
  <w:num w:numId="40" w16cid:durableId="1675915868">
    <w:abstractNumId w:val="14"/>
  </w:num>
  <w:num w:numId="41" w16cid:durableId="1402557801">
    <w:abstractNumId w:val="0"/>
  </w:num>
  <w:num w:numId="42" w16cid:durableId="78526619">
    <w:abstractNumId w:val="8"/>
  </w:num>
  <w:num w:numId="43" w16cid:durableId="2000384176">
    <w:abstractNumId w:val="48"/>
  </w:num>
  <w:num w:numId="44" w16cid:durableId="853230949">
    <w:abstractNumId w:val="52"/>
  </w:num>
  <w:num w:numId="45" w16cid:durableId="23559811">
    <w:abstractNumId w:val="51"/>
  </w:num>
  <w:num w:numId="46" w16cid:durableId="561327243">
    <w:abstractNumId w:val="38"/>
  </w:num>
  <w:num w:numId="47" w16cid:durableId="1670984232">
    <w:abstractNumId w:val="6"/>
  </w:num>
  <w:num w:numId="48" w16cid:durableId="1546914698">
    <w:abstractNumId w:val="16"/>
  </w:num>
  <w:num w:numId="49" w16cid:durableId="649142437">
    <w:abstractNumId w:val="2"/>
  </w:num>
  <w:num w:numId="50" w16cid:durableId="155920427">
    <w:abstractNumId w:val="35"/>
  </w:num>
  <w:num w:numId="51" w16cid:durableId="1352880240">
    <w:abstractNumId w:val="3"/>
  </w:num>
  <w:num w:numId="52" w16cid:durableId="624773158">
    <w:abstractNumId w:val="23"/>
  </w:num>
  <w:num w:numId="53" w16cid:durableId="2136636693">
    <w:abstractNumId w:val="27"/>
  </w:num>
  <w:num w:numId="54" w16cid:durableId="1524124722">
    <w:abstractNumId w:val="26"/>
  </w:num>
  <w:num w:numId="55" w16cid:durableId="270821849">
    <w:abstractNumId w:val="20"/>
  </w:num>
  <w:num w:numId="56" w16cid:durableId="2096591628">
    <w:abstractNumId w:val="36"/>
  </w:num>
  <w:num w:numId="57" w16cid:durableId="141427802">
    <w:abstractNumId w:val="24"/>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edan Paulen Ryan Kuhn">
    <w15:presenceInfo w15:providerId="AD" w15:userId="S::Davedan.Kuhn@dlrrd.gov.za::ebe2a7ce-7d15-4791-a4e1-40ffcf7a02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740"/>
    <w:rsid w:val="00004D98"/>
    <w:rsid w:val="000114C3"/>
    <w:rsid w:val="000362F0"/>
    <w:rsid w:val="0005134A"/>
    <w:rsid w:val="0006634A"/>
    <w:rsid w:val="0008156E"/>
    <w:rsid w:val="00085E78"/>
    <w:rsid w:val="0009485B"/>
    <w:rsid w:val="000A19E3"/>
    <w:rsid w:val="000B0431"/>
    <w:rsid w:val="000B5EF3"/>
    <w:rsid w:val="000B5F30"/>
    <w:rsid w:val="000D4307"/>
    <w:rsid w:val="000F779A"/>
    <w:rsid w:val="00103E22"/>
    <w:rsid w:val="00107AF0"/>
    <w:rsid w:val="00120AF8"/>
    <w:rsid w:val="00124C8A"/>
    <w:rsid w:val="00143CD7"/>
    <w:rsid w:val="00156C51"/>
    <w:rsid w:val="00160E9B"/>
    <w:rsid w:val="00162B34"/>
    <w:rsid w:val="00171B3F"/>
    <w:rsid w:val="001830FA"/>
    <w:rsid w:val="00191215"/>
    <w:rsid w:val="00193B0B"/>
    <w:rsid w:val="0019526F"/>
    <w:rsid w:val="001A60D4"/>
    <w:rsid w:val="001A7517"/>
    <w:rsid w:val="001B4E1E"/>
    <w:rsid w:val="001C1F34"/>
    <w:rsid w:val="001C7A8F"/>
    <w:rsid w:val="001D033B"/>
    <w:rsid w:val="0020186C"/>
    <w:rsid w:val="00205A30"/>
    <w:rsid w:val="00221D34"/>
    <w:rsid w:val="00235F89"/>
    <w:rsid w:val="00241D4E"/>
    <w:rsid w:val="00254B62"/>
    <w:rsid w:val="00261648"/>
    <w:rsid w:val="00265E66"/>
    <w:rsid w:val="00266E71"/>
    <w:rsid w:val="00276D6B"/>
    <w:rsid w:val="002871F9"/>
    <w:rsid w:val="002A5663"/>
    <w:rsid w:val="002B0C07"/>
    <w:rsid w:val="002B5A52"/>
    <w:rsid w:val="002D15F6"/>
    <w:rsid w:val="002D4A48"/>
    <w:rsid w:val="002D71EA"/>
    <w:rsid w:val="002D75C2"/>
    <w:rsid w:val="002E0077"/>
    <w:rsid w:val="002F1538"/>
    <w:rsid w:val="002F7318"/>
    <w:rsid w:val="00310A48"/>
    <w:rsid w:val="003124AD"/>
    <w:rsid w:val="00313CBA"/>
    <w:rsid w:val="0032163A"/>
    <w:rsid w:val="003257DB"/>
    <w:rsid w:val="00376717"/>
    <w:rsid w:val="00383B16"/>
    <w:rsid w:val="00384562"/>
    <w:rsid w:val="003A4700"/>
    <w:rsid w:val="003A654B"/>
    <w:rsid w:val="003D72B2"/>
    <w:rsid w:val="003F1352"/>
    <w:rsid w:val="003F293C"/>
    <w:rsid w:val="004000B3"/>
    <w:rsid w:val="00415B4D"/>
    <w:rsid w:val="00443338"/>
    <w:rsid w:val="00446A11"/>
    <w:rsid w:val="00471113"/>
    <w:rsid w:val="00474028"/>
    <w:rsid w:val="00480B25"/>
    <w:rsid w:val="00481C8F"/>
    <w:rsid w:val="00484922"/>
    <w:rsid w:val="004918DC"/>
    <w:rsid w:val="004B2FA2"/>
    <w:rsid w:val="004C0444"/>
    <w:rsid w:val="004C059F"/>
    <w:rsid w:val="004C0B39"/>
    <w:rsid w:val="004C42C1"/>
    <w:rsid w:val="004E1E51"/>
    <w:rsid w:val="004E27F9"/>
    <w:rsid w:val="004E2FB9"/>
    <w:rsid w:val="004E47C7"/>
    <w:rsid w:val="004E5E6D"/>
    <w:rsid w:val="004F4B0F"/>
    <w:rsid w:val="00520279"/>
    <w:rsid w:val="005248F9"/>
    <w:rsid w:val="0053370A"/>
    <w:rsid w:val="00533E0B"/>
    <w:rsid w:val="005476FE"/>
    <w:rsid w:val="0055311D"/>
    <w:rsid w:val="00556B1D"/>
    <w:rsid w:val="00562F01"/>
    <w:rsid w:val="00572A54"/>
    <w:rsid w:val="005E6916"/>
    <w:rsid w:val="005F12F6"/>
    <w:rsid w:val="005F22BD"/>
    <w:rsid w:val="006017BD"/>
    <w:rsid w:val="00615DD8"/>
    <w:rsid w:val="00636411"/>
    <w:rsid w:val="00636F59"/>
    <w:rsid w:val="006A5AB1"/>
    <w:rsid w:val="006A6277"/>
    <w:rsid w:val="006B69A1"/>
    <w:rsid w:val="006E3413"/>
    <w:rsid w:val="006F0126"/>
    <w:rsid w:val="006F6077"/>
    <w:rsid w:val="006F737D"/>
    <w:rsid w:val="00700BC5"/>
    <w:rsid w:val="0070696D"/>
    <w:rsid w:val="00713D5E"/>
    <w:rsid w:val="0071417F"/>
    <w:rsid w:val="007202BE"/>
    <w:rsid w:val="00734243"/>
    <w:rsid w:val="0076048B"/>
    <w:rsid w:val="00775782"/>
    <w:rsid w:val="007777E8"/>
    <w:rsid w:val="007B4B27"/>
    <w:rsid w:val="007C1258"/>
    <w:rsid w:val="007C4325"/>
    <w:rsid w:val="007C53BB"/>
    <w:rsid w:val="007C7449"/>
    <w:rsid w:val="007D3ECB"/>
    <w:rsid w:val="00801796"/>
    <w:rsid w:val="00816068"/>
    <w:rsid w:val="00816408"/>
    <w:rsid w:val="00822740"/>
    <w:rsid w:val="008252D4"/>
    <w:rsid w:val="0084264F"/>
    <w:rsid w:val="00843CCF"/>
    <w:rsid w:val="00863534"/>
    <w:rsid w:val="00885B73"/>
    <w:rsid w:val="00891A23"/>
    <w:rsid w:val="008A710C"/>
    <w:rsid w:val="008B67CA"/>
    <w:rsid w:val="008B70AC"/>
    <w:rsid w:val="008D20BF"/>
    <w:rsid w:val="008D5E3D"/>
    <w:rsid w:val="008F7893"/>
    <w:rsid w:val="00910DE8"/>
    <w:rsid w:val="009133AF"/>
    <w:rsid w:val="00916F61"/>
    <w:rsid w:val="009175AC"/>
    <w:rsid w:val="00943268"/>
    <w:rsid w:val="009466BB"/>
    <w:rsid w:val="00950D7F"/>
    <w:rsid w:val="00951C7C"/>
    <w:rsid w:val="00957E54"/>
    <w:rsid w:val="00964032"/>
    <w:rsid w:val="009A1CA5"/>
    <w:rsid w:val="009A399B"/>
    <w:rsid w:val="009B6178"/>
    <w:rsid w:val="009C09AE"/>
    <w:rsid w:val="009E2191"/>
    <w:rsid w:val="009F225E"/>
    <w:rsid w:val="00A040E6"/>
    <w:rsid w:val="00A068C9"/>
    <w:rsid w:val="00A23C3F"/>
    <w:rsid w:val="00A26660"/>
    <w:rsid w:val="00A514B8"/>
    <w:rsid w:val="00A52A6E"/>
    <w:rsid w:val="00A62740"/>
    <w:rsid w:val="00A65949"/>
    <w:rsid w:val="00AA43D5"/>
    <w:rsid w:val="00AC4A36"/>
    <w:rsid w:val="00AE4525"/>
    <w:rsid w:val="00AF3A51"/>
    <w:rsid w:val="00B05772"/>
    <w:rsid w:val="00B16453"/>
    <w:rsid w:val="00B2038F"/>
    <w:rsid w:val="00B33A46"/>
    <w:rsid w:val="00B42855"/>
    <w:rsid w:val="00B51C6E"/>
    <w:rsid w:val="00BA0A8E"/>
    <w:rsid w:val="00BD162B"/>
    <w:rsid w:val="00BE6D6A"/>
    <w:rsid w:val="00C100ED"/>
    <w:rsid w:val="00C111CE"/>
    <w:rsid w:val="00C16903"/>
    <w:rsid w:val="00C2037E"/>
    <w:rsid w:val="00C20C5B"/>
    <w:rsid w:val="00C331AC"/>
    <w:rsid w:val="00C8168E"/>
    <w:rsid w:val="00C8232C"/>
    <w:rsid w:val="00C86C9B"/>
    <w:rsid w:val="00C95BEA"/>
    <w:rsid w:val="00CA7BF3"/>
    <w:rsid w:val="00CB4C2C"/>
    <w:rsid w:val="00CB5C28"/>
    <w:rsid w:val="00CC3880"/>
    <w:rsid w:val="00CE3B34"/>
    <w:rsid w:val="00CF4BCD"/>
    <w:rsid w:val="00CF6280"/>
    <w:rsid w:val="00CF7A8A"/>
    <w:rsid w:val="00D074F3"/>
    <w:rsid w:val="00D13FF7"/>
    <w:rsid w:val="00D26C50"/>
    <w:rsid w:val="00D338D0"/>
    <w:rsid w:val="00D34E25"/>
    <w:rsid w:val="00D36492"/>
    <w:rsid w:val="00D40861"/>
    <w:rsid w:val="00D42864"/>
    <w:rsid w:val="00D64029"/>
    <w:rsid w:val="00D74BE7"/>
    <w:rsid w:val="00D75A97"/>
    <w:rsid w:val="00D86479"/>
    <w:rsid w:val="00D95BBB"/>
    <w:rsid w:val="00DB2C75"/>
    <w:rsid w:val="00DB7454"/>
    <w:rsid w:val="00DE219C"/>
    <w:rsid w:val="00DF7F23"/>
    <w:rsid w:val="00E02A0B"/>
    <w:rsid w:val="00E2690C"/>
    <w:rsid w:val="00E3600C"/>
    <w:rsid w:val="00E36EAF"/>
    <w:rsid w:val="00E50E13"/>
    <w:rsid w:val="00E53614"/>
    <w:rsid w:val="00E543A5"/>
    <w:rsid w:val="00E84C0A"/>
    <w:rsid w:val="00E87183"/>
    <w:rsid w:val="00EB2573"/>
    <w:rsid w:val="00EB461B"/>
    <w:rsid w:val="00EB5CD6"/>
    <w:rsid w:val="00EB72EA"/>
    <w:rsid w:val="00EC5CCF"/>
    <w:rsid w:val="00ED5701"/>
    <w:rsid w:val="00ED5AB4"/>
    <w:rsid w:val="00ED6C34"/>
    <w:rsid w:val="00EE1C37"/>
    <w:rsid w:val="00F03215"/>
    <w:rsid w:val="00F21BFE"/>
    <w:rsid w:val="00F23039"/>
    <w:rsid w:val="00F66D48"/>
    <w:rsid w:val="00F67E86"/>
    <w:rsid w:val="00F820EA"/>
    <w:rsid w:val="00FB5092"/>
    <w:rsid w:val="00FB5E57"/>
    <w:rsid w:val="00FC0893"/>
    <w:rsid w:val="00FC25EA"/>
    <w:rsid w:val="00FD0D89"/>
    <w:rsid w:val="00FE00B3"/>
    <w:rsid w:val="00FE0842"/>
    <w:rsid w:val="00FE1000"/>
    <w:rsid w:val="00FF26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B4F78"/>
  <w15:docId w15:val="{6ACBBFC0-C2E9-484B-9A60-F6CC14DB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26"/>
      <w:ind w:left="902" w:hanging="2103"/>
      <w:outlineLvl w:val="0"/>
    </w:pPr>
    <w:rPr>
      <w:b/>
      <w:bCs/>
      <w:sz w:val="44"/>
      <w:szCs w:val="44"/>
    </w:rPr>
  </w:style>
  <w:style w:type="paragraph" w:styleId="Heading2">
    <w:name w:val="heading 2"/>
    <w:basedOn w:val="Normal"/>
    <w:uiPriority w:val="1"/>
    <w:qFormat/>
    <w:pPr>
      <w:ind w:left="1020" w:hanging="72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024" w:hanging="726"/>
    </w:pPr>
    <w:rPr>
      <w:sz w:val="24"/>
      <w:szCs w:val="24"/>
    </w:rPr>
  </w:style>
  <w:style w:type="paragraph" w:styleId="TOC2">
    <w:name w:val="toc 2"/>
    <w:basedOn w:val="Normal"/>
    <w:uiPriority w:val="1"/>
    <w:qFormat/>
    <w:pPr>
      <w:ind w:left="1744" w:hanging="72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29" w:hanging="711"/>
    </w:pPr>
  </w:style>
  <w:style w:type="paragraph" w:customStyle="1" w:styleId="TableParagraph">
    <w:name w:val="Table Paragraph"/>
    <w:basedOn w:val="Normal"/>
    <w:uiPriority w:val="1"/>
    <w:qFormat/>
    <w:pPr>
      <w:spacing w:line="225" w:lineRule="exact"/>
      <w:ind w:left="107"/>
    </w:pPr>
  </w:style>
  <w:style w:type="table" w:styleId="TableGrid">
    <w:name w:val="Table Grid"/>
    <w:basedOn w:val="TableNormal"/>
    <w:uiPriority w:val="39"/>
    <w:rsid w:val="00A659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370A"/>
    <w:rPr>
      <w:color w:val="0000FF" w:themeColor="hyperlink"/>
      <w:u w:val="single"/>
    </w:rPr>
  </w:style>
  <w:style w:type="character" w:styleId="UnresolvedMention">
    <w:name w:val="Unresolved Mention"/>
    <w:basedOn w:val="DefaultParagraphFont"/>
    <w:uiPriority w:val="99"/>
    <w:semiHidden/>
    <w:unhideWhenUsed/>
    <w:rsid w:val="0053370A"/>
    <w:rPr>
      <w:color w:val="605E5C"/>
      <w:shd w:val="clear" w:color="auto" w:fill="E1DFDD"/>
    </w:rPr>
  </w:style>
  <w:style w:type="character" w:customStyle="1" w:styleId="BodyTextChar">
    <w:name w:val="Body Text Char"/>
    <w:basedOn w:val="DefaultParagraphFont"/>
    <w:link w:val="BodyText"/>
    <w:uiPriority w:val="1"/>
    <w:rsid w:val="00D64029"/>
    <w:rPr>
      <w:rFonts w:ascii="Arial" w:eastAsia="Arial" w:hAnsi="Arial" w:cs="Arial"/>
      <w:sz w:val="24"/>
      <w:szCs w:val="24"/>
    </w:rPr>
  </w:style>
  <w:style w:type="paragraph" w:styleId="Header">
    <w:name w:val="header"/>
    <w:basedOn w:val="Normal"/>
    <w:link w:val="HeaderChar"/>
    <w:uiPriority w:val="99"/>
    <w:unhideWhenUsed/>
    <w:rsid w:val="00261648"/>
    <w:pPr>
      <w:tabs>
        <w:tab w:val="center" w:pos="4513"/>
        <w:tab w:val="right" w:pos="9026"/>
      </w:tabs>
    </w:pPr>
  </w:style>
  <w:style w:type="character" w:customStyle="1" w:styleId="HeaderChar">
    <w:name w:val="Header Char"/>
    <w:basedOn w:val="DefaultParagraphFont"/>
    <w:link w:val="Header"/>
    <w:uiPriority w:val="99"/>
    <w:rsid w:val="00261648"/>
    <w:rPr>
      <w:rFonts w:ascii="Arial" w:eastAsia="Arial" w:hAnsi="Arial" w:cs="Arial"/>
    </w:rPr>
  </w:style>
  <w:style w:type="paragraph" w:styleId="Footer">
    <w:name w:val="footer"/>
    <w:basedOn w:val="Normal"/>
    <w:link w:val="FooterChar"/>
    <w:uiPriority w:val="99"/>
    <w:unhideWhenUsed/>
    <w:rsid w:val="00261648"/>
    <w:pPr>
      <w:tabs>
        <w:tab w:val="center" w:pos="4513"/>
        <w:tab w:val="right" w:pos="9026"/>
      </w:tabs>
    </w:pPr>
  </w:style>
  <w:style w:type="character" w:customStyle="1" w:styleId="FooterChar">
    <w:name w:val="Footer Char"/>
    <w:basedOn w:val="DefaultParagraphFont"/>
    <w:link w:val="Footer"/>
    <w:uiPriority w:val="99"/>
    <w:rsid w:val="00261648"/>
    <w:rPr>
      <w:rFonts w:ascii="Arial" w:eastAsia="Arial" w:hAnsi="Arial" w:cs="Arial"/>
    </w:rPr>
  </w:style>
  <w:style w:type="paragraph" w:styleId="Revision">
    <w:name w:val="Revision"/>
    <w:hidden/>
    <w:uiPriority w:val="99"/>
    <w:semiHidden/>
    <w:rsid w:val="00BD162B"/>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umisani.lupungela@dlrrd.gov.za"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28</Pages>
  <Words>8547</Words>
  <Characters>48723</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Microsoft Word - Security Policy_9July2013</vt:lpstr>
    </vt:vector>
  </TitlesOfParts>
  <Company/>
  <LinksUpToDate>false</LinksUpToDate>
  <CharactersWithSpaces>57156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Security Policy_9July2013</dc:title>
  <dc:subject/>
  <dc:creator>EphraimS</dc:creator>
  <cp:keywords/>
  <dc:description/>
  <cp:lastModifiedBy>Adrian Ferreira</cp:lastModifiedBy>
  <cp:revision>58</cp:revision>
  <cp:lastPrinted>2024-03-06T12:01:00Z</cp:lastPrinted>
  <dcterms:created xsi:type="dcterms:W3CDTF">2025-10-17T07:21:00Z</dcterms:created>
  <dcterms:modified xsi:type="dcterms:W3CDTF">2026-05-04T13:46:00Z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2013-07-25T00:00:00Z</vt:filetime>
  </property>
  <property fmtid="{D5CDD505-2E9C-101B-9397-08002B2CF9AE}" pid="3" name="Creator">
    <vt:lpwstr>PScript5.dll Version 5.2.2</vt:lpwstr>
  </property>
  <property fmtid="{D5CDD505-2E9C-101B-9397-08002B2CF9AE}" pid="4" name="LastSaved">
    <vt:filetime>2022-08-24T00:00:00Z</vt:filetime>
  </property>
  <property fmtid="{D5CDD505-2E9C-101B-9397-08002B2CF9AE}" pid="5" name="MSIP_Label_01fc6049-e1b9-4478-8cba-45f7b2d657d0_Enabled">
    <vt:lpwstr>true</vt:lpwstr>
  </property>
  <property fmtid="{D5CDD505-2E9C-101B-9397-08002B2CF9AE}" pid="6" name="MSIP_Label_01fc6049-e1b9-4478-8cba-45f7b2d657d0_SetDate">
    <vt:lpwstr>2026-03-05T13:45:08Z</vt:lpwstr>
  </property>
  <property fmtid="{D5CDD505-2E9C-101B-9397-08002B2CF9AE}" pid="7" name="MSIP_Label_01fc6049-e1b9-4478-8cba-45f7b2d657d0_Method">
    <vt:lpwstr>Privileged</vt:lpwstr>
  </property>
  <property fmtid="{D5CDD505-2E9C-101B-9397-08002B2CF9AE}" pid="8" name="MSIP_Label_01fc6049-e1b9-4478-8cba-45f7b2d657d0_Name">
    <vt:lpwstr>Public</vt:lpwstr>
  </property>
  <property fmtid="{D5CDD505-2E9C-101B-9397-08002B2CF9AE}" pid="9" name="MSIP_Label_01fc6049-e1b9-4478-8cba-45f7b2d657d0_SiteId">
    <vt:lpwstr>1f792a35-02a7-4e3e-9e7a-ff40ae390cb6</vt:lpwstr>
  </property>
  <property fmtid="{D5CDD505-2E9C-101B-9397-08002B2CF9AE}" pid="10" name="MSIP_Label_01fc6049-e1b9-4478-8cba-45f7b2d657d0_ActionId">
    <vt:lpwstr>d53d0f3e-3113-419a-8706-4fc035a2c49f</vt:lpwstr>
  </property>
  <property fmtid="{D5CDD505-2E9C-101B-9397-08002B2CF9AE}" pid="11" name="MSIP_Label_01fc6049-e1b9-4478-8cba-45f7b2d657d0_ContentBits">
    <vt:lpwstr>0</vt:lpwstr>
  </property>
  <property fmtid="{D5CDD505-2E9C-101B-9397-08002B2CF9AE}" pid="12" name="MSIP_Label_01fc6049-e1b9-4478-8cba-45f7b2d657d0_Tag">
    <vt:lpwstr>10, 0, 1, 1</vt:lpwstr>
  </property>
</Properties>
</file>